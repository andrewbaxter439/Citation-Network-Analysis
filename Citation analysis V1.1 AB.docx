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E2F9653" w14:textId="77777777" w:rsidR="000A0D8D" w:rsidRPr="005928F3" w:rsidRDefault="000A0D8D" w:rsidP="000F5183">
      <w:pPr>
        <w:spacing w:line="480" w:lineRule="auto"/>
        <w:rPr>
          <w:rFonts w:ascii="Times New Roman" w:hAnsi="Times New Roman" w:cs="Times New Roman"/>
          <w:b/>
        </w:rPr>
      </w:pPr>
      <w:commentRangeStart w:id="0"/>
      <w:r w:rsidRPr="005928F3">
        <w:rPr>
          <w:rFonts w:ascii="Times New Roman" w:hAnsi="Times New Roman" w:cs="Times New Roman"/>
          <w:b/>
        </w:rPr>
        <w:t>Exploring e-cigarette policy recommendations and the role of evidence: a citation network analysis of international public health guidelines</w:t>
      </w:r>
      <w:commentRangeEnd w:id="0"/>
      <w:r w:rsidR="000F5183" w:rsidRPr="005928F3">
        <w:rPr>
          <w:rStyle w:val="CommentReference"/>
          <w:sz w:val="22"/>
          <w:szCs w:val="22"/>
        </w:rPr>
        <w:commentReference w:id="0"/>
      </w:r>
    </w:p>
    <w:p w14:paraId="2B1F07EB" w14:textId="2E279ACB" w:rsidR="00942790" w:rsidRPr="005928F3" w:rsidRDefault="00942790" w:rsidP="000F5183">
      <w:pPr>
        <w:spacing w:line="480" w:lineRule="auto"/>
        <w:rPr>
          <w:rFonts w:ascii="Times New Roman" w:hAnsi="Times New Roman" w:cs="Times New Roman"/>
          <w:b/>
          <w:color w:val="FF0000"/>
        </w:rPr>
      </w:pPr>
    </w:p>
    <w:p w14:paraId="406A21A2" w14:textId="22FB8E3A" w:rsidR="00942790" w:rsidRPr="005928F3" w:rsidRDefault="00942790" w:rsidP="000F5183">
      <w:pPr>
        <w:spacing w:line="480" w:lineRule="auto"/>
        <w:rPr>
          <w:rFonts w:ascii="Times New Roman" w:hAnsi="Times New Roman" w:cs="Times New Roman"/>
          <w:b/>
          <w:color w:val="FF0000"/>
        </w:rPr>
      </w:pPr>
      <w:r w:rsidRPr="005928F3">
        <w:rPr>
          <w:rFonts w:ascii="Times New Roman" w:hAnsi="Times New Roman" w:cs="Times New Roman"/>
          <w:b/>
          <w:color w:val="FF0000"/>
        </w:rPr>
        <w:t>Total word count /3500</w:t>
      </w:r>
    </w:p>
    <w:p w14:paraId="659BD6D9" w14:textId="34CEC997" w:rsidR="00401820" w:rsidRPr="005928F3" w:rsidRDefault="00401820" w:rsidP="00401820">
      <w:pPr>
        <w:spacing w:line="480" w:lineRule="auto"/>
        <w:rPr>
          <w:rFonts w:ascii="Times New Roman" w:hAnsi="Times New Roman" w:cs="Times New Roman"/>
        </w:rPr>
      </w:pPr>
      <w:commentRangeStart w:id="1"/>
      <w:r w:rsidRPr="005928F3">
        <w:rPr>
          <w:rFonts w:ascii="Times New Roman" w:hAnsi="Times New Roman" w:cs="Times New Roman"/>
        </w:rPr>
        <w:t>Marissa J. Smith (MSc)</w:t>
      </w:r>
      <w:r w:rsidRPr="005928F3">
        <w:rPr>
          <w:rFonts w:ascii="Times New Roman" w:hAnsi="Times New Roman" w:cs="Times New Roman"/>
          <w:vertAlign w:val="superscript"/>
        </w:rPr>
        <w:t>1</w:t>
      </w:r>
      <w:r w:rsidRPr="005928F3">
        <w:rPr>
          <w:rFonts w:ascii="Times New Roman" w:hAnsi="Times New Roman" w:cs="Times New Roman"/>
        </w:rPr>
        <w:t xml:space="preserve"> corresponding author email: m.smith.8@research.gla.ac.uk,</w:t>
      </w:r>
    </w:p>
    <w:p w14:paraId="16896D63" w14:textId="0D222B22" w:rsidR="00401820" w:rsidRPr="005928F3" w:rsidRDefault="00401820" w:rsidP="00401820">
      <w:pPr>
        <w:spacing w:line="480" w:lineRule="auto"/>
        <w:rPr>
          <w:rFonts w:ascii="Times New Roman" w:hAnsi="Times New Roman" w:cs="Times New Roman"/>
        </w:rPr>
      </w:pPr>
      <w:r w:rsidRPr="005928F3">
        <w:rPr>
          <w:rFonts w:ascii="Times New Roman" w:hAnsi="Times New Roman" w:cs="Times New Roman"/>
        </w:rPr>
        <w:t>Andrew Baxter</w:t>
      </w:r>
      <w:r w:rsidRPr="005928F3">
        <w:rPr>
          <w:rFonts w:ascii="Times New Roman" w:hAnsi="Times New Roman" w:cs="Times New Roman"/>
          <w:vertAlign w:val="superscript"/>
        </w:rPr>
        <w:t>1</w:t>
      </w:r>
      <w:r w:rsidRPr="005928F3">
        <w:rPr>
          <w:rFonts w:ascii="Times New Roman" w:hAnsi="Times New Roman" w:cs="Times New Roman"/>
        </w:rPr>
        <w:t>, Dr Kathryn Skivington (PhD)</w:t>
      </w:r>
      <w:r w:rsidRPr="005928F3">
        <w:rPr>
          <w:rFonts w:ascii="Times New Roman" w:hAnsi="Times New Roman" w:cs="Times New Roman"/>
          <w:vertAlign w:val="superscript"/>
        </w:rPr>
        <w:t>1</w:t>
      </w:r>
      <w:r w:rsidRPr="005928F3">
        <w:rPr>
          <w:rFonts w:ascii="Times New Roman" w:hAnsi="Times New Roman" w:cs="Times New Roman"/>
        </w:rPr>
        <w:t>, Dr Mark McCann</w:t>
      </w:r>
      <w:r w:rsidRPr="005928F3">
        <w:rPr>
          <w:rFonts w:ascii="Times New Roman" w:hAnsi="Times New Roman" w:cs="Times New Roman"/>
          <w:vertAlign w:val="superscript"/>
        </w:rPr>
        <w:t>1</w:t>
      </w:r>
      <w:r w:rsidR="000133E4" w:rsidRPr="005928F3">
        <w:rPr>
          <w:rFonts w:ascii="Times New Roman" w:hAnsi="Times New Roman" w:cs="Times New Roman"/>
        </w:rPr>
        <w:t>(PhD)</w:t>
      </w:r>
      <w:r w:rsidRPr="005928F3">
        <w:rPr>
          <w:rFonts w:ascii="Times New Roman" w:hAnsi="Times New Roman" w:cs="Times New Roman"/>
        </w:rPr>
        <w:t>, Professor Shona Hilton (PhD)</w:t>
      </w:r>
      <w:r w:rsidRPr="005928F3">
        <w:rPr>
          <w:rFonts w:ascii="Times New Roman" w:hAnsi="Times New Roman" w:cs="Times New Roman"/>
          <w:vertAlign w:val="superscript"/>
        </w:rPr>
        <w:t>1</w:t>
      </w:r>
      <w:r w:rsidRPr="005928F3">
        <w:rPr>
          <w:rFonts w:ascii="Times New Roman" w:hAnsi="Times New Roman" w:cs="Times New Roman"/>
        </w:rPr>
        <w:t xml:space="preserve"> and Dr Srinivasa Vittal Katikireddi (FFPH)</w:t>
      </w:r>
      <w:r w:rsidRPr="005928F3">
        <w:rPr>
          <w:rFonts w:ascii="Times New Roman" w:hAnsi="Times New Roman" w:cs="Times New Roman"/>
          <w:vertAlign w:val="superscript"/>
        </w:rPr>
        <w:t>1</w:t>
      </w:r>
    </w:p>
    <w:p w14:paraId="0848A590" w14:textId="4A07B247" w:rsidR="00832464" w:rsidRDefault="00401820" w:rsidP="005928F3">
      <w:pPr>
        <w:spacing w:line="480" w:lineRule="auto"/>
        <w:rPr>
          <w:rFonts w:ascii="Times New Roman" w:hAnsi="Times New Roman" w:cs="Times New Roman"/>
        </w:rPr>
      </w:pPr>
      <w:r w:rsidRPr="005928F3">
        <w:rPr>
          <w:rFonts w:ascii="Times New Roman" w:hAnsi="Times New Roman" w:cs="Times New Roman"/>
          <w:vertAlign w:val="superscript"/>
        </w:rPr>
        <w:t>1</w:t>
      </w:r>
      <w:r w:rsidRPr="005928F3">
        <w:rPr>
          <w:rFonts w:ascii="Times New Roman" w:hAnsi="Times New Roman" w:cs="Times New Roman"/>
        </w:rPr>
        <w:t xml:space="preserve"> MRC/CSO Social and Public Health Sciences Unit, University of Glasgow, Top Floor, 200 Renfield Street, Glasgow, G2 3AX, UK</w:t>
      </w:r>
      <w:commentRangeEnd w:id="1"/>
      <w:r w:rsidR="000133E4" w:rsidRPr="005928F3">
        <w:rPr>
          <w:rStyle w:val="CommentReference"/>
        </w:rPr>
        <w:commentReference w:id="1"/>
      </w:r>
    </w:p>
    <w:p w14:paraId="244F2ED4" w14:textId="77777777" w:rsidR="00F16F9B" w:rsidRPr="005928F3" w:rsidRDefault="00F16F9B" w:rsidP="005928F3">
      <w:pPr>
        <w:spacing w:line="480" w:lineRule="auto"/>
        <w:rPr>
          <w:rFonts w:ascii="Times New Roman" w:hAnsi="Times New Roman" w:cs="Times New Roman"/>
        </w:rPr>
      </w:pPr>
    </w:p>
    <w:p w14:paraId="63544258" w14:textId="4CB925E5" w:rsidR="00B775A9" w:rsidRDefault="006B3562" w:rsidP="000F5183">
      <w:pPr>
        <w:pStyle w:val="Heading2"/>
        <w:spacing w:line="480" w:lineRule="auto"/>
        <w:ind w:left="576" w:hanging="576"/>
        <w:rPr>
          <w:rFonts w:ascii="Times New Roman" w:hAnsi="Times New Roman" w:cs="Times New Roman"/>
          <w:sz w:val="22"/>
          <w:szCs w:val="22"/>
        </w:rPr>
      </w:pPr>
      <w:commentRangeStart w:id="2"/>
      <w:r>
        <w:rPr>
          <w:rFonts w:ascii="Times New Roman" w:hAnsi="Times New Roman" w:cs="Times New Roman"/>
          <w:sz w:val="22"/>
          <w:szCs w:val="22"/>
        </w:rPr>
        <w:t>RESEARCH IN CONTEXT</w:t>
      </w:r>
      <w:commentRangeEnd w:id="2"/>
      <w:r w:rsidR="00632C32">
        <w:rPr>
          <w:rStyle w:val="CommentReference"/>
          <w:rFonts w:eastAsiaTheme="minorEastAsia" w:cstheme="minorBidi"/>
          <w:b w:val="0"/>
        </w:rPr>
        <w:commentReference w:id="2"/>
      </w:r>
    </w:p>
    <w:p w14:paraId="7709F16A" w14:textId="77777777" w:rsidR="00014312" w:rsidRDefault="00014312" w:rsidP="00014312">
      <w:pPr>
        <w:rPr>
          <w:rFonts w:asciiTheme="majorBidi" w:hAnsiTheme="majorBidi" w:cstheme="majorBidi"/>
          <w:sz w:val="21"/>
          <w:szCs w:val="21"/>
        </w:rPr>
      </w:pPr>
      <w:r>
        <w:rPr>
          <w:rFonts w:asciiTheme="majorBidi" w:hAnsiTheme="majorBidi" w:cstheme="majorBidi"/>
          <w:sz w:val="21"/>
          <w:szCs w:val="21"/>
        </w:rPr>
        <w:t>Evidence before this study</w:t>
      </w:r>
    </w:p>
    <w:p w14:paraId="537F65AB" w14:textId="77777777" w:rsidR="00014312" w:rsidRPr="005928F3" w:rsidRDefault="00014312" w:rsidP="00014312">
      <w:pPr>
        <w:shd w:val="clear" w:color="auto" w:fill="FFFFFF"/>
        <w:spacing w:after="150" w:line="480" w:lineRule="auto"/>
        <w:rPr>
          <w:rFonts w:ascii="Times New Roman" w:eastAsia="Times New Roman" w:hAnsi="Times New Roman" w:cs="Times New Roman"/>
          <w:lang w:eastAsia="en-GB"/>
        </w:rPr>
      </w:pPr>
      <w:r w:rsidRPr="005928F3">
        <w:rPr>
          <w:rFonts w:ascii="Times New Roman" w:hAnsi="Times New Roman" w:cs="Times New Roman"/>
        </w:rPr>
        <w:t>Public health guidelines aim to be informed by the best available evidence</w:t>
      </w:r>
      <w:r w:rsidRPr="005928F3">
        <w:rPr>
          <w:rFonts w:ascii="Times New Roman" w:hAnsi="Times New Roman" w:cs="Times New Roman"/>
          <w:lang w:eastAsia="en-GB"/>
        </w:rPr>
        <w:t>, but ENDS have only been on the market for just over ten years. Therefore, evidence underpinning policy recommendations has been necessarily limited and inconsistent.</w:t>
      </w:r>
    </w:p>
    <w:p w14:paraId="75EF9B47" w14:textId="5C1276F4" w:rsidR="00014312" w:rsidRDefault="00014312" w:rsidP="00014312">
      <w:pPr>
        <w:rPr>
          <w:rFonts w:asciiTheme="majorBidi" w:hAnsiTheme="majorBidi" w:cstheme="majorBidi"/>
          <w:sz w:val="21"/>
          <w:szCs w:val="21"/>
        </w:rPr>
      </w:pPr>
    </w:p>
    <w:p w14:paraId="0247F48D" w14:textId="1D7D6F09" w:rsidR="00014312" w:rsidRDefault="00014312" w:rsidP="00014312">
      <w:pPr>
        <w:rPr>
          <w:rFonts w:asciiTheme="majorBidi" w:hAnsiTheme="majorBidi" w:cstheme="majorBidi"/>
          <w:sz w:val="21"/>
          <w:szCs w:val="21"/>
        </w:rPr>
      </w:pPr>
    </w:p>
    <w:p w14:paraId="70196D62" w14:textId="7E2C510A" w:rsidR="00014312" w:rsidRDefault="00014312" w:rsidP="00014312">
      <w:pPr>
        <w:rPr>
          <w:rFonts w:asciiTheme="majorBidi" w:hAnsiTheme="majorBidi" w:cstheme="majorBidi"/>
          <w:sz w:val="21"/>
          <w:szCs w:val="21"/>
        </w:rPr>
      </w:pPr>
      <w:r>
        <w:rPr>
          <w:rFonts w:asciiTheme="majorBidi" w:hAnsiTheme="majorBidi" w:cstheme="majorBidi"/>
          <w:sz w:val="21"/>
          <w:szCs w:val="21"/>
        </w:rPr>
        <w:t xml:space="preserve">Added value of this study </w:t>
      </w:r>
    </w:p>
    <w:p w14:paraId="11F221AC" w14:textId="450FE81E" w:rsidR="0099269D" w:rsidRPr="005928F3" w:rsidRDefault="00014312" w:rsidP="0099269D">
      <w:pPr>
        <w:shd w:val="clear" w:color="auto" w:fill="FFFFFF"/>
        <w:spacing w:after="150" w:line="480" w:lineRule="auto"/>
        <w:rPr>
          <w:rFonts w:ascii="Times New Roman" w:eastAsia="Times New Roman" w:hAnsi="Times New Roman" w:cs="Times New Roman"/>
          <w:lang w:eastAsia="en-GB"/>
        </w:rPr>
      </w:pPr>
      <w:commentRangeStart w:id="3"/>
      <w:r w:rsidRPr="005928F3">
        <w:rPr>
          <w:rFonts w:ascii="Times New Roman" w:eastAsia="Times New Roman" w:hAnsi="Times New Roman" w:cs="Times New Roman"/>
          <w:lang w:eastAsia="en-GB"/>
        </w:rPr>
        <w:t xml:space="preserve">This paper shows that in the absence of long-term epidemiological studies and trials, across four diverse contexts, there was an overlap in the sources of evidence </w:t>
      </w:r>
      <w:r w:rsidRPr="005928F3">
        <w:rPr>
          <w:rFonts w:ascii="Times New Roman" w:hAnsi="Times New Roman" w:cs="Times New Roman"/>
        </w:rPr>
        <w:t>used by public health bodies when making recommendations about e-cigarette policy</w:t>
      </w:r>
      <w:r w:rsidRPr="005928F3">
        <w:rPr>
          <w:rFonts w:ascii="Times New Roman" w:eastAsia="Times New Roman" w:hAnsi="Times New Roman" w:cs="Times New Roman"/>
          <w:lang w:eastAsia="en-GB"/>
        </w:rPr>
        <w:t xml:space="preserve">, but that the same evidence was used to articulate different policy approaches. </w:t>
      </w:r>
      <w:commentRangeEnd w:id="3"/>
      <w:r w:rsidR="0099269D">
        <w:rPr>
          <w:rStyle w:val="CommentReference"/>
        </w:rPr>
        <w:commentReference w:id="3"/>
      </w:r>
      <w:r w:rsidR="0099269D">
        <w:rPr>
          <w:rFonts w:ascii="Times New Roman" w:eastAsia="Times New Roman" w:hAnsi="Times New Roman" w:cs="Times New Roman"/>
          <w:color w:val="FF0000"/>
          <w:lang w:eastAsia="en-GB"/>
        </w:rPr>
        <w:t xml:space="preserve"> </w:t>
      </w:r>
      <w:commentRangeStart w:id="4"/>
      <w:r w:rsidR="0099269D" w:rsidRPr="005928F3">
        <w:rPr>
          <w:rFonts w:ascii="Times New Roman" w:eastAsia="Times New Roman" w:hAnsi="Times New Roman" w:cs="Times New Roman"/>
          <w:lang w:eastAsia="en-GB"/>
        </w:rPr>
        <w:t xml:space="preserve">This paper shows that whilst some recommendations have stemmed from evidence cautioning against the use of e-cigarettes, </w:t>
      </w:r>
      <w:r w:rsidR="0099269D" w:rsidRPr="005928F3">
        <w:rPr>
          <w:rFonts w:ascii="Times New Roman" w:eastAsia="Times New Roman" w:hAnsi="Times New Roman" w:cs="Times New Roman"/>
          <w:lang w:eastAsia="en-GB"/>
        </w:rPr>
        <w:lastRenderedPageBreak/>
        <w:t>especially as a smoking cessation aid as they may encourage initiation among young people. Other recommendations support their use, using evidence that vaping is less risky compared to tobacco smoking.</w:t>
      </w:r>
      <w:r w:rsidR="0099269D" w:rsidRPr="005928F3">
        <w:rPr>
          <w:rStyle w:val="CommentReference"/>
          <w:rFonts w:ascii="Times New Roman" w:hAnsi="Times New Roman" w:cs="Times New Roman"/>
          <w:sz w:val="22"/>
          <w:szCs w:val="22"/>
        </w:rPr>
        <w:annotationRef/>
      </w:r>
      <w:r w:rsidR="0099269D" w:rsidRPr="005928F3">
        <w:rPr>
          <w:rFonts w:ascii="Times New Roman" w:eastAsia="Times New Roman" w:hAnsi="Times New Roman" w:cs="Times New Roman"/>
          <w:lang w:eastAsia="en-GB"/>
        </w:rPr>
        <w:t xml:space="preserve">  </w:t>
      </w:r>
      <w:commentRangeEnd w:id="4"/>
      <w:r w:rsidR="0099269D">
        <w:rPr>
          <w:rStyle w:val="CommentReference"/>
        </w:rPr>
        <w:commentReference w:id="4"/>
      </w:r>
    </w:p>
    <w:p w14:paraId="4B207F4E" w14:textId="7DCF3A07" w:rsidR="00014312" w:rsidRPr="005928F3" w:rsidRDefault="00014312" w:rsidP="00014312">
      <w:pPr>
        <w:pStyle w:val="CommentText"/>
        <w:spacing w:line="480" w:lineRule="auto"/>
        <w:rPr>
          <w:rFonts w:ascii="Times New Roman" w:eastAsia="Times New Roman" w:hAnsi="Times New Roman" w:cs="Times New Roman"/>
          <w:sz w:val="22"/>
          <w:szCs w:val="22"/>
          <w:lang w:eastAsia="en-GB"/>
        </w:rPr>
      </w:pPr>
    </w:p>
    <w:p w14:paraId="75ED232F" w14:textId="4B6A58F7" w:rsidR="00014312" w:rsidRPr="00014312" w:rsidRDefault="00014312" w:rsidP="00014312">
      <w:pPr>
        <w:rPr>
          <w:rFonts w:asciiTheme="majorBidi" w:hAnsiTheme="majorBidi" w:cstheme="majorBidi"/>
          <w:sz w:val="21"/>
          <w:szCs w:val="21"/>
        </w:rPr>
      </w:pPr>
      <w:r>
        <w:rPr>
          <w:rFonts w:asciiTheme="majorBidi" w:hAnsiTheme="majorBidi" w:cstheme="majorBidi"/>
          <w:sz w:val="21"/>
          <w:szCs w:val="21"/>
        </w:rPr>
        <w:t>Implication</w:t>
      </w:r>
      <w:r w:rsidR="00227B10">
        <w:rPr>
          <w:rFonts w:asciiTheme="majorBidi" w:hAnsiTheme="majorBidi" w:cstheme="majorBidi"/>
          <w:sz w:val="21"/>
          <w:szCs w:val="21"/>
        </w:rPr>
        <w:t>s</w:t>
      </w:r>
      <w:r>
        <w:rPr>
          <w:rFonts w:asciiTheme="majorBidi" w:hAnsiTheme="majorBidi" w:cstheme="majorBidi"/>
          <w:sz w:val="21"/>
          <w:szCs w:val="21"/>
        </w:rPr>
        <w:t xml:space="preserve"> of all the available evidence </w:t>
      </w:r>
    </w:p>
    <w:p w14:paraId="63BCD44B" w14:textId="127D4082" w:rsidR="004B79F9" w:rsidRDefault="00E26753" w:rsidP="009232EB">
      <w:pPr>
        <w:shd w:val="clear" w:color="auto" w:fill="FFFFFF"/>
        <w:spacing w:after="150" w:line="480" w:lineRule="auto"/>
        <w:rPr>
          <w:rFonts w:ascii="Times New Roman" w:hAnsi="Times New Roman" w:cs="Times New Roman"/>
        </w:rPr>
      </w:pPr>
      <w:r w:rsidRPr="005928F3">
        <w:rPr>
          <w:rFonts w:ascii="Times New Roman" w:hAnsi="Times New Roman" w:cs="Times New Roman"/>
        </w:rPr>
        <w:t>Our results indicate that conflicts of interest are common among the studies that have been most influential in decision making. These could be managed by thinking how researchers should engage with sponsors and funders. Also, how guideline committees handle evidence where there has been vested interests.</w:t>
      </w:r>
      <w:r w:rsidR="00E0001F">
        <w:rPr>
          <w:rFonts w:ascii="Times New Roman" w:hAnsi="Times New Roman" w:cs="Times New Roman"/>
        </w:rPr>
        <w:t xml:space="preserve"> </w:t>
      </w:r>
    </w:p>
    <w:p w14:paraId="2CD436FB" w14:textId="77777777" w:rsidR="0097692C" w:rsidRPr="005928F3" w:rsidRDefault="0097692C" w:rsidP="0097692C">
      <w:pPr>
        <w:shd w:val="clear" w:color="auto" w:fill="FFFFFF"/>
        <w:spacing w:after="150" w:line="480" w:lineRule="auto"/>
        <w:ind w:left="357"/>
        <w:rPr>
          <w:rFonts w:ascii="Times New Roman" w:hAnsi="Times New Roman" w:cs="Times New Roman"/>
        </w:rPr>
      </w:pPr>
    </w:p>
    <w:p w14:paraId="17175572" w14:textId="6381D30A" w:rsidR="00750696" w:rsidRPr="005928F3" w:rsidRDefault="00750696" w:rsidP="000F5183">
      <w:pPr>
        <w:pStyle w:val="Heading2"/>
        <w:spacing w:line="480" w:lineRule="auto"/>
        <w:ind w:left="576" w:hanging="576"/>
        <w:rPr>
          <w:rStyle w:val="Heading2Char"/>
          <w:rFonts w:ascii="Times New Roman" w:hAnsi="Times New Roman" w:cs="Times New Roman"/>
          <w:b/>
          <w:color w:val="FF0000"/>
          <w:sz w:val="22"/>
          <w:szCs w:val="22"/>
        </w:rPr>
      </w:pPr>
      <w:r w:rsidRPr="005928F3">
        <w:rPr>
          <w:rFonts w:ascii="Times New Roman" w:hAnsi="Times New Roman" w:cs="Times New Roman"/>
          <w:sz w:val="22"/>
          <w:szCs w:val="22"/>
        </w:rPr>
        <w:t xml:space="preserve">ABSTRACT </w:t>
      </w:r>
      <w:r w:rsidRPr="005928F3">
        <w:rPr>
          <w:rFonts w:ascii="Times New Roman" w:hAnsi="Times New Roman" w:cs="Times New Roman"/>
          <w:color w:val="FF0000"/>
          <w:sz w:val="22"/>
          <w:szCs w:val="22"/>
        </w:rPr>
        <w:t>(</w:t>
      </w:r>
      <w:r w:rsidR="00826C41">
        <w:rPr>
          <w:rFonts w:ascii="Times New Roman" w:hAnsi="Times New Roman" w:cs="Times New Roman"/>
          <w:color w:val="FF0000"/>
          <w:sz w:val="22"/>
          <w:szCs w:val="22"/>
        </w:rPr>
        <w:t>306</w:t>
      </w:r>
      <w:r w:rsidRPr="005928F3">
        <w:rPr>
          <w:rFonts w:ascii="Times New Roman" w:hAnsi="Times New Roman" w:cs="Times New Roman"/>
          <w:color w:val="FF0000"/>
          <w:sz w:val="22"/>
          <w:szCs w:val="22"/>
        </w:rPr>
        <w:t>/</w:t>
      </w:r>
      <w:r w:rsidR="00826C41">
        <w:rPr>
          <w:rFonts w:ascii="Times New Roman" w:hAnsi="Times New Roman" w:cs="Times New Roman"/>
          <w:color w:val="FF0000"/>
          <w:sz w:val="22"/>
          <w:szCs w:val="22"/>
        </w:rPr>
        <w:t>250</w:t>
      </w:r>
      <w:r w:rsidRPr="005928F3">
        <w:rPr>
          <w:rFonts w:ascii="Times New Roman" w:hAnsi="Times New Roman" w:cs="Times New Roman"/>
          <w:color w:val="FF0000"/>
          <w:sz w:val="22"/>
          <w:szCs w:val="22"/>
        </w:rPr>
        <w:t xml:space="preserve">) </w:t>
      </w:r>
      <w:r w:rsidRPr="005928F3">
        <w:rPr>
          <w:rStyle w:val="Heading2Char"/>
          <w:rFonts w:ascii="Times New Roman" w:hAnsi="Times New Roman" w:cs="Times New Roman"/>
          <w:b/>
          <w:color w:val="FF0000"/>
          <w:sz w:val="22"/>
          <w:szCs w:val="22"/>
        </w:rPr>
        <w:t>(NOT INCLUDED IN WORD COUNT)</w:t>
      </w:r>
    </w:p>
    <w:p w14:paraId="3A190A25" w14:textId="3E217D45" w:rsidR="001F6CD9" w:rsidRPr="005928F3" w:rsidRDefault="001F6CD9" w:rsidP="000F5183">
      <w:pPr>
        <w:spacing w:line="480" w:lineRule="auto"/>
        <w:rPr>
          <w:rFonts w:ascii="Times New Roman" w:hAnsi="Times New Roman" w:cs="Times New Roman"/>
        </w:rPr>
      </w:pPr>
      <w:r w:rsidRPr="005928F3">
        <w:rPr>
          <w:rFonts w:ascii="Times New Roman" w:hAnsi="Times New Roman" w:cs="Times New Roman"/>
          <w:b/>
        </w:rPr>
        <w:t xml:space="preserve">Background </w:t>
      </w:r>
      <w:r w:rsidR="004D2407" w:rsidRPr="005928F3">
        <w:rPr>
          <w:rFonts w:ascii="Times New Roman" w:hAnsi="Times New Roman" w:cs="Times New Roman"/>
        </w:rPr>
        <w:t xml:space="preserve">Public health guidelines aim to </w:t>
      </w:r>
      <w:r w:rsidR="00696B20" w:rsidRPr="005928F3">
        <w:rPr>
          <w:rFonts w:ascii="Times New Roman" w:hAnsi="Times New Roman" w:cs="Times New Roman"/>
        </w:rPr>
        <w:t>be informed</w:t>
      </w:r>
      <w:r w:rsidR="004D2407" w:rsidRPr="005928F3">
        <w:rPr>
          <w:rFonts w:ascii="Times New Roman" w:hAnsi="Times New Roman" w:cs="Times New Roman"/>
        </w:rPr>
        <w:t xml:space="preserve"> by the best available </w:t>
      </w:r>
      <w:r w:rsidR="001B01A1" w:rsidRPr="005928F3">
        <w:rPr>
          <w:rFonts w:ascii="Times New Roman" w:hAnsi="Times New Roman" w:cs="Times New Roman"/>
        </w:rPr>
        <w:t>evidence,</w:t>
      </w:r>
      <w:r w:rsidRPr="005928F3">
        <w:rPr>
          <w:rFonts w:ascii="Times New Roman" w:hAnsi="Times New Roman" w:cs="Times New Roman"/>
        </w:rPr>
        <w:t xml:space="preserve"> </w:t>
      </w:r>
      <w:r w:rsidR="008D707D" w:rsidRPr="005928F3">
        <w:rPr>
          <w:rFonts w:ascii="Times New Roman" w:eastAsia="Times New Roman" w:hAnsi="Times New Roman" w:cs="Times New Roman"/>
          <w:lang w:eastAsia="en-GB"/>
        </w:rPr>
        <w:t>but ENDS have only been on the market for just over ten years.</w:t>
      </w:r>
      <w:r w:rsidR="0097692C">
        <w:rPr>
          <w:rFonts w:ascii="Times New Roman" w:eastAsia="Times New Roman" w:hAnsi="Times New Roman" w:cs="Times New Roman"/>
          <w:lang w:eastAsia="en-GB"/>
        </w:rPr>
        <w:t xml:space="preserve"> </w:t>
      </w:r>
      <w:r w:rsidR="001B01A1" w:rsidRPr="005928F3">
        <w:rPr>
          <w:rFonts w:ascii="Times New Roman" w:eastAsia="Times New Roman" w:hAnsi="Times New Roman" w:cs="Times New Roman"/>
          <w:lang w:eastAsia="en-GB"/>
        </w:rPr>
        <w:t>Therefore,</w:t>
      </w:r>
      <w:r w:rsidR="008D707D" w:rsidRPr="005928F3">
        <w:rPr>
          <w:rFonts w:ascii="Times New Roman" w:eastAsia="Times New Roman" w:hAnsi="Times New Roman" w:cs="Times New Roman"/>
          <w:lang w:eastAsia="en-GB"/>
        </w:rPr>
        <w:t xml:space="preserve"> evidence underpinning policy recommendations has been necessarily limited</w:t>
      </w:r>
      <w:r w:rsidR="00B12385" w:rsidRPr="005928F3">
        <w:rPr>
          <w:rFonts w:ascii="Times New Roman" w:eastAsia="Times New Roman" w:hAnsi="Times New Roman" w:cs="Times New Roman"/>
          <w:lang w:eastAsia="en-GB"/>
        </w:rPr>
        <w:t xml:space="preserve">.  </w:t>
      </w:r>
      <w:r w:rsidR="008D707D" w:rsidRPr="005928F3">
        <w:rPr>
          <w:rFonts w:ascii="Times New Roman" w:hAnsi="Times New Roman" w:cs="Times New Roman"/>
        </w:rPr>
        <w:t>Here w</w:t>
      </w:r>
      <w:r w:rsidRPr="005928F3">
        <w:rPr>
          <w:rFonts w:ascii="Times New Roman" w:hAnsi="Times New Roman" w:cs="Times New Roman"/>
        </w:rPr>
        <w:t xml:space="preserve">e investigated the sources of evidence used by public health bodies when making recommendations about e-cigarette policy. </w:t>
      </w:r>
    </w:p>
    <w:p w14:paraId="30E9085F" w14:textId="44E2D92A" w:rsidR="001F6CD9" w:rsidRPr="005928F3" w:rsidRDefault="001F6CD9" w:rsidP="000F5183">
      <w:pPr>
        <w:spacing w:line="480" w:lineRule="auto"/>
        <w:rPr>
          <w:rFonts w:ascii="Times New Roman" w:hAnsi="Times New Roman" w:cs="Times New Roman"/>
        </w:rPr>
      </w:pPr>
      <w:r w:rsidRPr="005928F3">
        <w:rPr>
          <w:rFonts w:ascii="Times New Roman" w:hAnsi="Times New Roman" w:cs="Times New Roman"/>
          <w:b/>
        </w:rPr>
        <w:t>Methods</w:t>
      </w:r>
      <w:r w:rsidRPr="005928F3">
        <w:rPr>
          <w:rFonts w:ascii="Times New Roman" w:hAnsi="Times New Roman" w:cs="Times New Roman"/>
        </w:rPr>
        <w:t xml:space="preserve"> </w:t>
      </w:r>
      <w:r w:rsidR="00CB6933" w:rsidRPr="005928F3">
        <w:rPr>
          <w:rFonts w:ascii="Times New Roman" w:hAnsi="Times New Roman" w:cs="Times New Roman"/>
        </w:rPr>
        <w:t>C</w:t>
      </w:r>
      <w:r w:rsidRPr="005928F3">
        <w:rPr>
          <w:rFonts w:ascii="Times New Roman" w:hAnsi="Times New Roman" w:cs="Times New Roman"/>
        </w:rPr>
        <w:t xml:space="preserve">itation network analysis of international public health guidelines across four purposively selected diverse policy contexts. </w:t>
      </w:r>
      <w:r w:rsidR="00CB6933" w:rsidRPr="005928F3">
        <w:rPr>
          <w:rFonts w:ascii="Times New Roman" w:hAnsi="Times New Roman" w:cs="Times New Roman"/>
        </w:rPr>
        <w:t>R</w:t>
      </w:r>
      <w:r w:rsidRPr="005928F3">
        <w:rPr>
          <w:rFonts w:ascii="Times New Roman" w:hAnsi="Times New Roman" w:cs="Times New Roman"/>
        </w:rPr>
        <w:t>elevant public health guideline documents focused on e-cigarette policy</w:t>
      </w:r>
      <w:r w:rsidR="00CB6933" w:rsidRPr="005928F3">
        <w:rPr>
          <w:rFonts w:ascii="Times New Roman" w:hAnsi="Times New Roman" w:cs="Times New Roman"/>
        </w:rPr>
        <w:t xml:space="preserve"> were identified via a structured internet se</w:t>
      </w:r>
      <w:r w:rsidR="00212B38" w:rsidRPr="005928F3">
        <w:rPr>
          <w:rFonts w:ascii="Times New Roman" w:hAnsi="Times New Roman" w:cs="Times New Roman"/>
        </w:rPr>
        <w:t>ar</w:t>
      </w:r>
      <w:r w:rsidR="00CB6933" w:rsidRPr="005928F3">
        <w:rPr>
          <w:rFonts w:ascii="Times New Roman" w:hAnsi="Times New Roman" w:cs="Times New Roman"/>
        </w:rPr>
        <w:t>ch</w:t>
      </w:r>
      <w:r w:rsidRPr="005928F3">
        <w:rPr>
          <w:rFonts w:ascii="Times New Roman" w:hAnsi="Times New Roman" w:cs="Times New Roman"/>
        </w:rPr>
        <w:t xml:space="preserve">. Information about all cited references was extracted from 18 public health guidelines, eight from the UK four from Australia, four from the </w:t>
      </w:r>
      <w:r w:rsidR="00CB6933" w:rsidRPr="005928F3">
        <w:rPr>
          <w:rFonts w:ascii="Times New Roman" w:hAnsi="Times New Roman" w:cs="Times New Roman"/>
        </w:rPr>
        <w:t xml:space="preserve">USA </w:t>
      </w:r>
      <w:r w:rsidRPr="005928F3">
        <w:rPr>
          <w:rFonts w:ascii="Times New Roman" w:hAnsi="Times New Roman" w:cs="Times New Roman"/>
        </w:rPr>
        <w:t>and two from WHO</w:t>
      </w:r>
      <w:r w:rsidR="00CB6933" w:rsidRPr="005928F3">
        <w:rPr>
          <w:rFonts w:ascii="Times New Roman" w:hAnsi="Times New Roman" w:cs="Times New Roman"/>
        </w:rPr>
        <w:t xml:space="preserve">. </w:t>
      </w:r>
      <w:r w:rsidRPr="005928F3">
        <w:rPr>
          <w:rFonts w:ascii="Times New Roman" w:hAnsi="Times New Roman" w:cs="Times New Roman"/>
        </w:rPr>
        <w:t xml:space="preserve">The primary outcome was the source of evidence drawn upon by public health bodies. </w:t>
      </w:r>
      <w:r w:rsidR="00CB6933" w:rsidRPr="005928F3">
        <w:rPr>
          <w:rFonts w:ascii="Times New Roman" w:hAnsi="Times New Roman" w:cs="Times New Roman"/>
        </w:rPr>
        <w:t>T</w:t>
      </w:r>
      <w:r w:rsidRPr="005928F3">
        <w:rPr>
          <w:rFonts w:ascii="Times New Roman" w:hAnsi="Times New Roman" w:cs="Times New Roman"/>
        </w:rPr>
        <w:t>he citations</w:t>
      </w:r>
      <w:r w:rsidR="00CB6933" w:rsidRPr="005928F3">
        <w:rPr>
          <w:rFonts w:ascii="Times New Roman" w:hAnsi="Times New Roman" w:cs="Times New Roman"/>
        </w:rPr>
        <w:t xml:space="preserve"> were analysed</w:t>
      </w:r>
      <w:r w:rsidRPr="005928F3">
        <w:rPr>
          <w:rFonts w:ascii="Times New Roman" w:hAnsi="Times New Roman" w:cs="Times New Roman"/>
        </w:rPr>
        <w:t xml:space="preserve"> (using R Studio, version 1.2.1335) to understand if and how evidence use varied across guidelines.</w:t>
      </w:r>
    </w:p>
    <w:p w14:paraId="76F2E266" w14:textId="4F37FE27" w:rsidR="001F6CD9" w:rsidRPr="005928F3" w:rsidRDefault="00F16F9B" w:rsidP="000F5183">
      <w:pPr>
        <w:spacing w:line="480" w:lineRule="auto"/>
        <w:rPr>
          <w:rFonts w:ascii="Times New Roman" w:hAnsi="Times New Roman" w:cs="Times New Roman"/>
        </w:rPr>
      </w:pPr>
      <w:r>
        <w:rPr>
          <w:rFonts w:ascii="Times New Roman" w:hAnsi="Times New Roman" w:cs="Times New Roman"/>
          <w:b/>
        </w:rPr>
        <w:lastRenderedPageBreak/>
        <w:t>Findings</w:t>
      </w:r>
      <w:r w:rsidR="001F6CD9" w:rsidRPr="005928F3">
        <w:rPr>
          <w:rFonts w:ascii="Times New Roman" w:hAnsi="Times New Roman" w:cs="Times New Roman"/>
        </w:rPr>
        <w:t xml:space="preserve"> </w:t>
      </w:r>
      <w:r w:rsidR="00E0001F" w:rsidRPr="00E0001F">
        <w:rPr>
          <w:rFonts w:ascii="Times New Roman" w:hAnsi="Times New Roman" w:cs="Times New Roman"/>
          <w:highlight w:val="yellow"/>
        </w:rPr>
        <w:t>XXXX</w:t>
      </w:r>
      <w:r w:rsidR="00CB6933" w:rsidRPr="005928F3">
        <w:rPr>
          <w:rFonts w:ascii="Times New Roman" w:hAnsi="Times New Roman" w:cs="Times New Roman"/>
        </w:rPr>
        <w:t xml:space="preserve"> unique</w:t>
      </w:r>
      <w:r w:rsidR="001F6CD9" w:rsidRPr="005928F3">
        <w:rPr>
          <w:rFonts w:ascii="Times New Roman" w:hAnsi="Times New Roman" w:cs="Times New Roman"/>
        </w:rPr>
        <w:t xml:space="preserve"> references were included across the 18 public health guidelines, with none to </w:t>
      </w:r>
      <w:r w:rsidR="00CB6933" w:rsidRPr="005928F3">
        <w:rPr>
          <w:rFonts w:ascii="Times New Roman" w:hAnsi="Times New Roman" w:cs="Times New Roman"/>
        </w:rPr>
        <w:t>950</w:t>
      </w:r>
      <w:r w:rsidR="001F6CD9" w:rsidRPr="005928F3">
        <w:rPr>
          <w:rFonts w:ascii="Times New Roman" w:hAnsi="Times New Roman" w:cs="Times New Roman"/>
        </w:rPr>
        <w:t xml:space="preserve"> references cited per guideline document. </w:t>
      </w:r>
      <w:r w:rsidR="00A8080D" w:rsidRPr="005928F3">
        <w:rPr>
          <w:rFonts w:ascii="Times New Roman" w:hAnsi="Times New Roman" w:cs="Times New Roman"/>
        </w:rPr>
        <w:t xml:space="preserve">There were </w:t>
      </w:r>
      <w:r w:rsidR="00EA429B" w:rsidRPr="00E0001F">
        <w:rPr>
          <w:rFonts w:ascii="Times New Roman" w:hAnsi="Times New Roman" w:cs="Times New Roman"/>
          <w:highlight w:val="yellow"/>
        </w:rPr>
        <w:t>97</w:t>
      </w:r>
      <w:r w:rsidR="001F6CD9" w:rsidRPr="005928F3">
        <w:rPr>
          <w:rFonts w:ascii="Times New Roman" w:hAnsi="Times New Roman" w:cs="Times New Roman"/>
        </w:rPr>
        <w:t xml:space="preserve"> references cited across three or more guidelines. Of these, the most co</w:t>
      </w:r>
      <w:r w:rsidR="00A8080D" w:rsidRPr="005928F3">
        <w:rPr>
          <w:rFonts w:ascii="Times New Roman" w:hAnsi="Times New Roman" w:cs="Times New Roman"/>
        </w:rPr>
        <w:t>mmon study design was toxicology</w:t>
      </w:r>
      <w:r w:rsidR="001F6CD9" w:rsidRPr="005928F3">
        <w:rPr>
          <w:rFonts w:ascii="Times New Roman" w:hAnsi="Times New Roman" w:cs="Times New Roman"/>
        </w:rPr>
        <w:t xml:space="preserve">, followed by </w:t>
      </w:r>
      <w:r w:rsidR="00A8080D" w:rsidRPr="005928F3">
        <w:rPr>
          <w:rFonts w:ascii="Times New Roman" w:hAnsi="Times New Roman" w:cs="Times New Roman"/>
        </w:rPr>
        <w:t>longitudinal</w:t>
      </w:r>
      <w:r w:rsidR="00A8080D" w:rsidRPr="005928F3">
        <w:rPr>
          <w:rFonts w:ascii="Times New Roman" w:hAnsi="Times New Roman" w:cs="Times New Roman"/>
          <w:b/>
          <w:color w:val="FF0000"/>
        </w:rPr>
        <w:t xml:space="preserve"> </w:t>
      </w:r>
      <w:r w:rsidR="00A8080D" w:rsidRPr="005928F3">
        <w:rPr>
          <w:rFonts w:ascii="Times New Roman" w:hAnsi="Times New Roman" w:cs="Times New Roman"/>
        </w:rPr>
        <w:t>study</w:t>
      </w:r>
      <w:r w:rsidR="001F6CD9" w:rsidRPr="005928F3">
        <w:rPr>
          <w:rFonts w:ascii="Times New Roman" w:hAnsi="Times New Roman" w:cs="Times New Roman"/>
        </w:rPr>
        <w:t xml:space="preserve">; with </w:t>
      </w:r>
      <w:r w:rsidR="00A8080D" w:rsidRPr="005928F3">
        <w:rPr>
          <w:rFonts w:ascii="Times New Roman" w:hAnsi="Times New Roman" w:cs="Times New Roman"/>
        </w:rPr>
        <w:t>simulation</w:t>
      </w:r>
      <w:r w:rsidR="001F6CD9" w:rsidRPr="005928F3">
        <w:rPr>
          <w:rFonts w:ascii="Times New Roman" w:hAnsi="Times New Roman" w:cs="Times New Roman"/>
        </w:rPr>
        <w:t xml:space="preserve"> being the least popular</w:t>
      </w:r>
      <w:r w:rsidR="00A8080D" w:rsidRPr="005928F3">
        <w:rPr>
          <w:rFonts w:ascii="Times New Roman" w:hAnsi="Times New Roman" w:cs="Times New Roman"/>
        </w:rPr>
        <w:t>.</w:t>
      </w:r>
      <w:r w:rsidR="001F6CD9" w:rsidRPr="005928F3">
        <w:rPr>
          <w:rFonts w:ascii="Times New Roman" w:hAnsi="Times New Roman" w:cs="Times New Roman"/>
        </w:rPr>
        <w:t xml:space="preserve"> </w:t>
      </w:r>
      <w:r w:rsidR="00F433DD" w:rsidRPr="005928F3">
        <w:rPr>
          <w:rFonts w:ascii="Times New Roman" w:hAnsi="Times New Roman" w:cs="Times New Roman"/>
        </w:rPr>
        <w:t xml:space="preserve">Among the most cited </w:t>
      </w:r>
      <w:r w:rsidR="00F433DD" w:rsidRPr="00E0001F">
        <w:rPr>
          <w:rFonts w:ascii="Times New Roman" w:hAnsi="Times New Roman" w:cs="Times New Roman"/>
          <w:highlight w:val="yellow"/>
        </w:rPr>
        <w:t>97</w:t>
      </w:r>
      <w:r w:rsidR="001F6CD9" w:rsidRPr="005928F3">
        <w:rPr>
          <w:rFonts w:ascii="Times New Roman" w:hAnsi="Times New Roman" w:cs="Times New Roman"/>
        </w:rPr>
        <w:t xml:space="preserve"> studies, </w:t>
      </w:r>
      <w:r w:rsidR="00F433DD" w:rsidRPr="00E0001F">
        <w:rPr>
          <w:rFonts w:ascii="Times New Roman" w:hAnsi="Times New Roman" w:cs="Times New Roman"/>
          <w:highlight w:val="yellow"/>
        </w:rPr>
        <w:t>13</w:t>
      </w:r>
      <w:r w:rsidR="00115F19" w:rsidRPr="005928F3">
        <w:rPr>
          <w:rFonts w:ascii="Times New Roman" w:hAnsi="Times New Roman" w:cs="Times New Roman"/>
        </w:rPr>
        <w:t xml:space="preserve"> </w:t>
      </w:r>
      <w:r w:rsidR="001F6CD9" w:rsidRPr="005928F3">
        <w:rPr>
          <w:rFonts w:ascii="Times New Roman" w:hAnsi="Times New Roman" w:cs="Times New Roman"/>
        </w:rPr>
        <w:t>reported conflicts of interest with</w:t>
      </w:r>
      <w:r w:rsidR="008C58B9" w:rsidRPr="005928F3">
        <w:rPr>
          <w:rFonts w:ascii="Times New Roman" w:hAnsi="Times New Roman" w:cs="Times New Roman"/>
        </w:rPr>
        <w:t xml:space="preserve"> pharmaceutical companies,</w:t>
      </w:r>
      <w:r w:rsidR="009D039F">
        <w:rPr>
          <w:rFonts w:ascii="Times New Roman" w:hAnsi="Times New Roman" w:cs="Times New Roman"/>
        </w:rPr>
        <w:t xml:space="preserve"> </w:t>
      </w:r>
      <w:r w:rsidR="008C58B9" w:rsidRPr="00E0001F">
        <w:rPr>
          <w:rFonts w:ascii="Times New Roman" w:hAnsi="Times New Roman" w:cs="Times New Roman"/>
          <w:highlight w:val="yellow"/>
        </w:rPr>
        <w:t>4</w:t>
      </w:r>
      <w:r w:rsidR="001F6CD9" w:rsidRPr="005928F3">
        <w:rPr>
          <w:rFonts w:ascii="Times New Roman" w:hAnsi="Times New Roman" w:cs="Times New Roman"/>
        </w:rPr>
        <w:t xml:space="preserve"> reported conflicts of inter</w:t>
      </w:r>
      <w:r w:rsidR="004F12C5" w:rsidRPr="005928F3">
        <w:rPr>
          <w:rFonts w:ascii="Times New Roman" w:hAnsi="Times New Roman" w:cs="Times New Roman"/>
        </w:rPr>
        <w:t xml:space="preserve">est with e-cigarette companies and </w:t>
      </w:r>
      <w:r w:rsidR="004F12C5" w:rsidRPr="00E0001F">
        <w:rPr>
          <w:rFonts w:ascii="Times New Roman" w:hAnsi="Times New Roman" w:cs="Times New Roman"/>
          <w:highlight w:val="yellow"/>
        </w:rPr>
        <w:t>one</w:t>
      </w:r>
      <w:r w:rsidR="004F12C5" w:rsidRPr="005928F3">
        <w:rPr>
          <w:rFonts w:ascii="Times New Roman" w:hAnsi="Times New Roman" w:cs="Times New Roman"/>
        </w:rPr>
        <w:t xml:space="preserve"> reported conflicts of interest with a tobacco company. </w:t>
      </w:r>
    </w:p>
    <w:p w14:paraId="5EE4649B" w14:textId="4BAF5054" w:rsidR="001F6CD9" w:rsidRDefault="00F16F9B" w:rsidP="000F5183">
      <w:pPr>
        <w:spacing w:line="480" w:lineRule="auto"/>
        <w:rPr>
          <w:rFonts w:ascii="Times New Roman" w:hAnsi="Times New Roman" w:cs="Times New Roman"/>
        </w:rPr>
      </w:pPr>
      <w:r>
        <w:rPr>
          <w:rFonts w:ascii="Times New Roman" w:hAnsi="Times New Roman" w:cs="Times New Roman"/>
          <w:b/>
        </w:rPr>
        <w:t>Interpretation</w:t>
      </w:r>
      <w:r w:rsidR="001F6CD9" w:rsidRPr="005928F3">
        <w:rPr>
          <w:rFonts w:ascii="Times New Roman" w:hAnsi="Times New Roman" w:cs="Times New Roman"/>
        </w:rPr>
        <w:t xml:space="preserve"> </w:t>
      </w:r>
      <w:r w:rsidR="008D707D" w:rsidRPr="005928F3">
        <w:rPr>
          <w:rFonts w:ascii="Times New Roman" w:eastAsia="Times New Roman" w:hAnsi="Times New Roman" w:cs="Times New Roman"/>
          <w:lang w:eastAsia="en-GB"/>
        </w:rPr>
        <w:t xml:space="preserve">This paper shows that in the absence of long-term epidemiological studies and trials,  across four diverse contexts, there was an overlap in the sources of evidence </w:t>
      </w:r>
      <w:r w:rsidR="008D707D" w:rsidRPr="005928F3">
        <w:rPr>
          <w:rFonts w:ascii="Times New Roman" w:hAnsi="Times New Roman" w:cs="Times New Roman"/>
        </w:rPr>
        <w:t>used by public health bodies when making recommendations about e-cigarette policy</w:t>
      </w:r>
      <w:r w:rsidR="008D707D" w:rsidRPr="005928F3">
        <w:rPr>
          <w:rFonts w:ascii="Times New Roman" w:eastAsia="Times New Roman" w:hAnsi="Times New Roman" w:cs="Times New Roman"/>
          <w:lang w:eastAsia="en-GB"/>
        </w:rPr>
        <w:t>, but that the same evidence was used to articulate different policy approaches</w:t>
      </w:r>
      <w:r w:rsidR="00B12385" w:rsidRPr="005928F3">
        <w:rPr>
          <w:rFonts w:ascii="Times New Roman" w:eastAsia="Times New Roman" w:hAnsi="Times New Roman" w:cs="Times New Roman"/>
          <w:lang w:eastAsia="en-GB"/>
        </w:rPr>
        <w:t>.</w:t>
      </w:r>
      <w:r w:rsidR="001F6CD9" w:rsidRPr="005928F3">
        <w:rPr>
          <w:rFonts w:ascii="Times New Roman" w:hAnsi="Times New Roman" w:cs="Times New Roman"/>
        </w:rPr>
        <w:t xml:space="preserve"> </w:t>
      </w:r>
      <w:r w:rsidR="00B12385" w:rsidRPr="005928F3">
        <w:rPr>
          <w:rFonts w:ascii="Times New Roman" w:hAnsi="Times New Roman" w:cs="Times New Roman"/>
        </w:rPr>
        <w:t>Furthermore, we raise concerns that c</w:t>
      </w:r>
      <w:r w:rsidR="001F6CD9" w:rsidRPr="005928F3">
        <w:rPr>
          <w:rFonts w:ascii="Times New Roman" w:hAnsi="Times New Roman" w:cs="Times New Roman"/>
        </w:rPr>
        <w:t xml:space="preserve">onflicts of interest are common among the studies that have been most influential in decision making. </w:t>
      </w:r>
    </w:p>
    <w:p w14:paraId="6A6F2EB5" w14:textId="612B50E9" w:rsidR="00F16F9B" w:rsidRPr="005928F3" w:rsidRDefault="00F16F9B" w:rsidP="000F5183">
      <w:pPr>
        <w:spacing w:line="480" w:lineRule="auto"/>
        <w:rPr>
          <w:rFonts w:ascii="Times New Roman" w:hAnsi="Times New Roman" w:cs="Times New Roman"/>
        </w:rPr>
      </w:pPr>
      <w:r w:rsidRPr="00481CBB">
        <w:rPr>
          <w:rFonts w:ascii="Times New Roman" w:hAnsi="Times New Roman" w:cs="Times New Roman"/>
          <w:b/>
          <w:bCs/>
        </w:rPr>
        <w:t>Funding</w:t>
      </w:r>
      <w:r w:rsidRPr="00F16F9B">
        <w:rPr>
          <w:rFonts w:ascii="Times New Roman" w:hAnsi="Times New Roman" w:cs="Times New Roman"/>
        </w:rPr>
        <w:t xml:space="preserve"> Medical Research Council and Chief Science Office  </w:t>
      </w:r>
    </w:p>
    <w:p w14:paraId="0DB521D6" w14:textId="5B28330C" w:rsidR="00750696" w:rsidRPr="005928F3" w:rsidRDefault="00750696" w:rsidP="000F5183">
      <w:pPr>
        <w:pStyle w:val="BodyText"/>
        <w:spacing w:line="480" w:lineRule="auto"/>
        <w:rPr>
          <w:rFonts w:ascii="Times New Roman" w:hAnsi="Times New Roman" w:cs="Times New Roman"/>
        </w:rPr>
      </w:pPr>
    </w:p>
    <w:p w14:paraId="4A3070C7" w14:textId="13FEA553" w:rsidR="00BD551F" w:rsidRPr="005928F3" w:rsidRDefault="00587E3E" w:rsidP="000F5183">
      <w:pPr>
        <w:pStyle w:val="Heading2"/>
        <w:spacing w:line="480" w:lineRule="auto"/>
        <w:ind w:left="576" w:hanging="576"/>
        <w:rPr>
          <w:rFonts w:ascii="Times New Roman" w:hAnsi="Times New Roman" w:cs="Times New Roman"/>
          <w:color w:val="FF0000"/>
          <w:sz w:val="22"/>
          <w:szCs w:val="22"/>
        </w:rPr>
      </w:pPr>
      <w:r w:rsidRPr="005928F3">
        <w:rPr>
          <w:rFonts w:ascii="Times New Roman" w:hAnsi="Times New Roman" w:cs="Times New Roman"/>
          <w:sz w:val="22"/>
          <w:szCs w:val="22"/>
        </w:rPr>
        <w:t>BACKGROUND</w:t>
      </w:r>
      <w:r w:rsidR="00F27F37" w:rsidRPr="005928F3">
        <w:rPr>
          <w:rFonts w:ascii="Times New Roman" w:hAnsi="Times New Roman" w:cs="Times New Roman"/>
          <w:sz w:val="22"/>
          <w:szCs w:val="22"/>
        </w:rPr>
        <w:t xml:space="preserve"> </w:t>
      </w:r>
      <w:r w:rsidR="00F27F37" w:rsidRPr="005928F3">
        <w:rPr>
          <w:rFonts w:ascii="Times New Roman" w:hAnsi="Times New Roman" w:cs="Times New Roman"/>
          <w:color w:val="FF0000"/>
          <w:sz w:val="22"/>
          <w:szCs w:val="22"/>
        </w:rPr>
        <w:t>(</w:t>
      </w:r>
      <w:r w:rsidR="00BB261B" w:rsidRPr="005928F3">
        <w:rPr>
          <w:rFonts w:ascii="Times New Roman" w:hAnsi="Times New Roman" w:cs="Times New Roman"/>
          <w:color w:val="FF0000"/>
          <w:sz w:val="22"/>
          <w:szCs w:val="22"/>
        </w:rPr>
        <w:t>662</w:t>
      </w:r>
      <w:r w:rsidR="003E6496" w:rsidRPr="005928F3">
        <w:rPr>
          <w:rFonts w:ascii="Times New Roman" w:hAnsi="Times New Roman" w:cs="Times New Roman"/>
          <w:color w:val="FF0000"/>
          <w:sz w:val="22"/>
          <w:szCs w:val="22"/>
        </w:rPr>
        <w:t>/</w:t>
      </w:r>
      <w:r w:rsidR="00F27F37" w:rsidRPr="005928F3">
        <w:rPr>
          <w:rFonts w:ascii="Times New Roman" w:hAnsi="Times New Roman" w:cs="Times New Roman"/>
          <w:color w:val="FF0000"/>
          <w:sz w:val="22"/>
          <w:szCs w:val="22"/>
        </w:rPr>
        <w:t>500)</w:t>
      </w:r>
    </w:p>
    <w:p w14:paraId="2198256D" w14:textId="3B3D135C" w:rsidR="00F22B06" w:rsidRPr="005928F3" w:rsidRDefault="00B12385" w:rsidP="000F5183">
      <w:pPr>
        <w:pStyle w:val="BodyText"/>
        <w:spacing w:line="480" w:lineRule="auto"/>
        <w:rPr>
          <w:rFonts w:ascii="Times New Roman" w:hAnsi="Times New Roman" w:cs="Times New Roman"/>
        </w:rPr>
      </w:pPr>
      <w:r w:rsidRPr="005928F3">
        <w:rPr>
          <w:rFonts w:ascii="Times New Roman" w:hAnsi="Times New Roman" w:cs="Times New Roman"/>
        </w:rPr>
        <w:t>Public health guidelines aim to be informed by the best available evidence</w:t>
      </w:r>
      <w:r w:rsidRPr="005928F3">
        <w:rPr>
          <w:rFonts w:ascii="Times New Roman" w:eastAsia="Times New Roman" w:hAnsi="Times New Roman" w:cs="Times New Roman"/>
          <w:lang w:eastAsia="en-GB"/>
        </w:rPr>
        <w:t xml:space="preserve">, but ENDS have only been on the market for just over ten years. </w:t>
      </w:r>
      <w:r w:rsidR="00012497" w:rsidRPr="005928F3">
        <w:rPr>
          <w:rFonts w:ascii="Times New Roman" w:eastAsia="Times New Roman" w:hAnsi="Times New Roman" w:cs="Times New Roman"/>
          <w:lang w:eastAsia="en-GB"/>
        </w:rPr>
        <w:t>Therefore,</w:t>
      </w:r>
      <w:r w:rsidRPr="005928F3">
        <w:rPr>
          <w:rFonts w:ascii="Times New Roman" w:eastAsia="Times New Roman" w:hAnsi="Times New Roman" w:cs="Times New Roman"/>
          <w:lang w:eastAsia="en-GB"/>
        </w:rPr>
        <w:t xml:space="preserve"> evidence underpinning policy recommendations has been necessarily limited and inconsistent. </w:t>
      </w:r>
      <w:r w:rsidR="00C76ABF" w:rsidRPr="005928F3">
        <w:rPr>
          <w:rFonts w:ascii="Times New Roman" w:hAnsi="Times New Roman" w:cs="Times New Roman"/>
        </w:rPr>
        <w:t xml:space="preserve">Policy advisers, academics, policymakers and service providers often disagree as to what constitutes as evidence </w:t>
      </w:r>
      <w:r w:rsidR="00C76ABF"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&lt;EndNote&gt;&lt;Cite&gt;&lt;Author&gt;Department of Planning Monitoring and Evaluation&lt;/Author&gt;&lt;Year&gt;2014&lt;/Year&gt;&lt;RecNum&gt;711&lt;/RecNum&gt;&lt;DisplayText&gt;(1)&lt;/DisplayText&gt;&lt;record&gt;&lt;rec-number&gt;711&lt;/rec-number&gt;&lt;foreign-keys&gt;&lt;key app="EN" db-id="d2dz5vafapfvd5ex9fl5zxz5vr95ffzwp5pt" timestamp="1533725826"&gt;711&lt;/key&gt;&lt;/foreign-keys&gt;&lt;ref-type name="Report"&gt;27&lt;/ref-type&gt;&lt;contributors&gt;&lt;authors&gt;&lt;author&gt;Department of Planning Monitoring and Evaluation,&lt;/author&gt;&lt;/authors&gt;&lt;/contributors&gt;&lt;titles&gt;&lt;title&gt;What is Evidence-Based Policy-Making and Implementation?&lt;/title&gt;&lt;/titles&gt;&lt;pages&gt;1-9&lt;/pages&gt;&lt;dates&gt;&lt;year&gt;2014&lt;/year&gt;&lt;/dates&gt;&lt;pub-location&gt;South Africa &lt;/pub-location&gt;&lt;urls&gt;&lt;/urls&gt;&lt;/record&gt;&lt;/Cite&gt;&lt;/EndNote&gt;</w:instrText>
      </w:r>
      <w:r w:rsidR="00C76ABF" w:rsidRPr="005928F3">
        <w:rPr>
          <w:rFonts w:ascii="Times New Roman" w:hAnsi="Times New Roman" w:cs="Times New Roman"/>
        </w:rPr>
        <w:fldChar w:fldCharType="separate"/>
      </w:r>
      <w:r w:rsidR="00075A5F">
        <w:rPr>
          <w:rFonts w:ascii="Times New Roman" w:hAnsi="Times New Roman" w:cs="Times New Roman"/>
          <w:noProof/>
        </w:rPr>
        <w:t>(1)</w:t>
      </w:r>
      <w:r w:rsidR="00C76ABF" w:rsidRPr="005928F3">
        <w:rPr>
          <w:rFonts w:ascii="Times New Roman" w:hAnsi="Times New Roman" w:cs="Times New Roman"/>
        </w:rPr>
        <w:fldChar w:fldCharType="end"/>
      </w:r>
      <w:r w:rsidR="00C76ABF" w:rsidRPr="005928F3">
        <w:rPr>
          <w:rFonts w:ascii="Times New Roman" w:hAnsi="Times New Roman" w:cs="Times New Roman"/>
        </w:rPr>
        <w:t>. Evidence may be generate</w:t>
      </w:r>
      <w:r w:rsidR="00145802" w:rsidRPr="005928F3">
        <w:rPr>
          <w:rFonts w:ascii="Times New Roman" w:hAnsi="Times New Roman" w:cs="Times New Roman"/>
        </w:rPr>
        <w:t>d</w:t>
      </w:r>
      <w:r w:rsidR="00C76ABF" w:rsidRPr="005928F3">
        <w:rPr>
          <w:rFonts w:ascii="Times New Roman" w:hAnsi="Times New Roman" w:cs="Times New Roman"/>
        </w:rPr>
        <w:t xml:space="preserve"> by a range of </w:t>
      </w:r>
      <w:r w:rsidR="005C0C9E" w:rsidRPr="005928F3">
        <w:rPr>
          <w:rFonts w:ascii="Times New Roman" w:hAnsi="Times New Roman" w:cs="Times New Roman"/>
        </w:rPr>
        <w:t xml:space="preserve">methods such as </w:t>
      </w:r>
      <w:r w:rsidR="00F22B06" w:rsidRPr="005928F3">
        <w:rPr>
          <w:rFonts w:ascii="Times New Roman" w:hAnsi="Times New Roman" w:cs="Times New Roman"/>
        </w:rPr>
        <w:t>quantitative</w:t>
      </w:r>
      <w:r w:rsidR="005C0C9E" w:rsidRPr="005928F3">
        <w:rPr>
          <w:rFonts w:ascii="Times New Roman" w:hAnsi="Times New Roman" w:cs="Times New Roman"/>
        </w:rPr>
        <w:t xml:space="preserve"> research (e.g. </w:t>
      </w:r>
      <w:r w:rsidR="00F22B06" w:rsidRPr="005928F3">
        <w:rPr>
          <w:rFonts w:ascii="Times New Roman" w:hAnsi="Times New Roman" w:cs="Times New Roman"/>
        </w:rPr>
        <w:t>systematic</w:t>
      </w:r>
      <w:r w:rsidR="005C0C9E" w:rsidRPr="005928F3">
        <w:rPr>
          <w:rFonts w:ascii="Times New Roman" w:hAnsi="Times New Roman" w:cs="Times New Roman"/>
        </w:rPr>
        <w:t xml:space="preserve"> reviews (SRs) and qualitative research (e.g. in-depth interviews).</w:t>
      </w:r>
      <w:r w:rsidR="00C76ABF" w:rsidRPr="005928F3">
        <w:rPr>
          <w:rFonts w:ascii="Times New Roman" w:hAnsi="Times New Roman" w:cs="Times New Roman"/>
        </w:rPr>
        <w:t xml:space="preserve"> </w:t>
      </w:r>
      <w:r w:rsidR="004A3AF4" w:rsidRPr="005928F3">
        <w:rPr>
          <w:rFonts w:ascii="Times New Roman" w:hAnsi="Times New Roman" w:cs="Times New Roman"/>
        </w:rPr>
        <w:t xml:space="preserve">Evidence can provide a variety of </w:t>
      </w:r>
      <w:r w:rsidR="00012497" w:rsidRPr="005928F3">
        <w:rPr>
          <w:rFonts w:ascii="Times New Roman" w:hAnsi="Times New Roman" w:cs="Times New Roman"/>
        </w:rPr>
        <w:t>information,</w:t>
      </w:r>
      <w:r w:rsidR="004A3AF4" w:rsidRPr="005928F3">
        <w:rPr>
          <w:rFonts w:ascii="Times New Roman" w:hAnsi="Times New Roman" w:cs="Times New Roman"/>
        </w:rPr>
        <w:t xml:space="preserve"> but it cannot tell researchers or decision</w:t>
      </w:r>
      <w:r w:rsidR="00145802" w:rsidRPr="005928F3">
        <w:rPr>
          <w:rFonts w:ascii="Times New Roman" w:hAnsi="Times New Roman" w:cs="Times New Roman"/>
        </w:rPr>
        <w:t>-</w:t>
      </w:r>
      <w:r w:rsidR="004A3AF4" w:rsidRPr="005928F3">
        <w:rPr>
          <w:rFonts w:ascii="Times New Roman" w:hAnsi="Times New Roman" w:cs="Times New Roman"/>
        </w:rPr>
        <w:t xml:space="preserve">makers etc. what to </w:t>
      </w:r>
      <w:r w:rsidR="004A3AF4" w:rsidRPr="005928F3">
        <w:rPr>
          <w:rFonts w:ascii="Times New Roman" w:hAnsi="Times New Roman" w:cs="Times New Roman"/>
        </w:rPr>
        <w:lastRenderedPageBreak/>
        <w:t>do with the results or how to proceed</w:t>
      </w:r>
      <w:r w:rsidR="00815654">
        <w:rPr>
          <w:rFonts w:ascii="Times New Roman" w:hAnsi="Times New Roman" w:cs="Times New Roman"/>
        </w:rPr>
        <w:t xml:space="preserve"> </w:t>
      </w:r>
      <w:r w:rsidR="00815654">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&lt;EndNote&gt;&lt;Cite&gt;&lt;Author&gt;Parkhurst&lt;/Author&gt;&lt;Year&gt;2017&lt;/Year&gt;&lt;RecNum&gt;650&lt;/RecNum&gt;&lt;DisplayText&gt;(2, 3)&lt;/DisplayText&gt;&lt;record&gt;&lt;rec-number&gt;650&lt;/rec-number&gt;&lt;foreign-keys&gt;&lt;key app="EN" db-id="d2dz5vafapfvd5ex9fl5zxz5vr95ffzwp5pt" timestamp="1531219975"&gt;650&lt;/key&gt;&lt;/foreign-keys&gt;&lt;ref-type name="Book"&gt;6&lt;/ref-type&gt;&lt;contributors&gt;&lt;authors&gt;&lt;author&gt;Parkhurst, J&lt;/author&gt;&lt;/authors&gt;&lt;/contributors&gt;&lt;titles&gt;&lt;title&gt;The politics of evidence: from evidence-based policy to the good governance of evidence&lt;/title&gt;&lt;/titles&gt;&lt;section&gt;1-197&lt;/section&gt;&lt;dates&gt;&lt;year&gt;2017&lt;/year&gt;&lt;/dates&gt;&lt;pub-location&gt;London &lt;/pub-location&gt;&lt;publisher&gt;Routledge&lt;/publisher&gt;&lt;urls&gt;&lt;/urls&gt;&lt;/record&gt;&lt;/Cite&gt;&lt;Cite&gt;&lt;Author&gt;Hughes&lt;/Author&gt;&lt;Year&gt;2008&lt;/Year&gt;&lt;RecNum&gt;970&lt;/RecNum&gt;&lt;record&gt;&lt;rec-number&gt;970&lt;/rec-number&gt;&lt;foreign-keys&gt;&lt;key app="EN" db-id="d2dz5vafapfvd5ex9fl5zxz5vr95ffzwp5pt" timestamp="1581513243"&gt;970&lt;/key&gt;&lt;/foreign-keys&gt;&lt;ref-type name="Book"&gt;6&lt;/ref-type&gt;&lt;contributors&gt;&lt;authors&gt;&lt;author&gt;Hughes, RG&lt;/author&gt;&lt;/authors&gt;&lt;/contributors&gt;&lt;titles&gt;&lt;title&gt;Patient Safety and Quality: An Evidence-Based Handbook for Nurses&lt;/title&gt;&lt;/titles&gt;&lt;dates&gt;&lt;year&gt;2008&lt;/year&gt;&lt;/dates&gt;&lt;pub-location&gt;Rockville (MD)&lt;/pub-location&gt;&lt;publisher&gt;Agency for Healthcare Research and Quality&lt;/publisher&gt;&lt;urls&gt;&lt;related-urls&gt;&lt;url&gt;https://www.ncbi.nlm.nih.gov/books/NBK2651/&lt;/url&gt;&lt;/related-urls&gt;&lt;/urls&gt;&lt;/record&gt;&lt;/Cite&gt;&lt;/EndNote&gt;</w:instrText>
      </w:r>
      <w:r w:rsidR="00815654">
        <w:rPr>
          <w:rFonts w:ascii="Times New Roman" w:hAnsi="Times New Roman" w:cs="Times New Roman"/>
        </w:rPr>
        <w:fldChar w:fldCharType="separate"/>
      </w:r>
      <w:r w:rsidR="00075A5F">
        <w:rPr>
          <w:rFonts w:ascii="Times New Roman" w:hAnsi="Times New Roman" w:cs="Times New Roman"/>
          <w:noProof/>
        </w:rPr>
        <w:t>(2, 3)</w:t>
      </w:r>
      <w:r w:rsidR="00815654">
        <w:rPr>
          <w:rFonts w:ascii="Times New Roman" w:hAnsi="Times New Roman" w:cs="Times New Roman"/>
        </w:rPr>
        <w:fldChar w:fldCharType="end"/>
      </w:r>
      <w:r w:rsidR="00815654">
        <w:rPr>
          <w:rFonts w:ascii="Times New Roman" w:hAnsi="Times New Roman" w:cs="Times New Roman"/>
        </w:rPr>
        <w:t>.</w:t>
      </w:r>
      <w:r w:rsidR="0060265F" w:rsidRPr="005928F3">
        <w:rPr>
          <w:rFonts w:ascii="Times New Roman" w:hAnsi="Times New Roman" w:cs="Times New Roman"/>
        </w:rPr>
        <w:t xml:space="preserve"> Factors such as expertise and experience of the decision</w:t>
      </w:r>
      <w:r w:rsidR="00145802" w:rsidRPr="005928F3">
        <w:rPr>
          <w:rFonts w:ascii="Times New Roman" w:hAnsi="Times New Roman" w:cs="Times New Roman"/>
        </w:rPr>
        <w:t>-</w:t>
      </w:r>
      <w:r w:rsidR="0060265F" w:rsidRPr="005928F3">
        <w:rPr>
          <w:rFonts w:ascii="Times New Roman" w:hAnsi="Times New Roman" w:cs="Times New Roman"/>
        </w:rPr>
        <w:t xml:space="preserve">makers and available resources would be taken into consideration when decisions are being deliberated </w:t>
      </w:r>
      <w:r w:rsidR="0060265F"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&lt;EndNote&gt;&lt;Cite&gt;&lt;Author&gt;Department of Planning Monitoring and Evaluation&lt;/Author&gt;&lt;Year&gt;2014&lt;/Year&gt;&lt;RecNum&gt;711&lt;/RecNum&gt;&lt;DisplayText&gt;(1)&lt;/DisplayText&gt;&lt;record&gt;&lt;rec-number&gt;711&lt;/rec-number&gt;&lt;foreign-keys&gt;&lt;key app="EN" db-id="d2dz5vafapfvd5ex9fl5zxz5vr95ffzwp5pt" timestamp="1533725826"&gt;711&lt;/key&gt;&lt;/foreign-keys&gt;&lt;ref-type name="Report"&gt;27&lt;/ref-type&gt;&lt;contributors&gt;&lt;authors&gt;&lt;author&gt;Department of Planning Monitoring and Evaluation,&lt;/author&gt;&lt;/authors&gt;&lt;/contributors&gt;&lt;titles&gt;&lt;title&gt;What is Evidence-Based Policy-Making and Implementation?&lt;/title&gt;&lt;/titles&gt;&lt;pages&gt;1-9&lt;/pages&gt;&lt;dates&gt;&lt;year&gt;2014&lt;/year&gt;&lt;/dates&gt;&lt;pub-location&gt;South Africa &lt;/pub-location&gt;&lt;urls&gt;&lt;/urls&gt;&lt;/record&gt;&lt;/Cite&gt;&lt;/EndNote&gt;</w:instrText>
      </w:r>
      <w:r w:rsidR="0060265F" w:rsidRPr="005928F3">
        <w:rPr>
          <w:rFonts w:ascii="Times New Roman" w:hAnsi="Times New Roman" w:cs="Times New Roman"/>
        </w:rPr>
        <w:fldChar w:fldCharType="separate"/>
      </w:r>
      <w:r w:rsidR="00075A5F">
        <w:rPr>
          <w:rFonts w:ascii="Times New Roman" w:hAnsi="Times New Roman" w:cs="Times New Roman"/>
          <w:noProof/>
        </w:rPr>
        <w:t>(1)</w:t>
      </w:r>
      <w:r w:rsidR="0060265F" w:rsidRPr="005928F3">
        <w:rPr>
          <w:rFonts w:ascii="Times New Roman" w:hAnsi="Times New Roman" w:cs="Times New Roman"/>
        </w:rPr>
        <w:fldChar w:fldCharType="end"/>
      </w:r>
      <w:r w:rsidR="0060265F" w:rsidRPr="005928F3">
        <w:rPr>
          <w:rFonts w:ascii="Times New Roman" w:hAnsi="Times New Roman" w:cs="Times New Roman"/>
        </w:rPr>
        <w:t xml:space="preserve">. Not all evidence is of equal value. Some evidence is more credible, valid and reliable than others </w:t>
      </w:r>
      <w:r w:rsidR="0060265F"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&lt;EndNote&gt;&lt;Cite&gt;&lt;Author&gt;Rycroft-Malone&lt;/Author&gt;&lt;Year&gt;2004&lt;/Year&gt;&lt;RecNum&gt;712&lt;/RecNum&gt;&lt;DisplayText&gt;(4)&lt;/DisplayText&gt;&lt;record&gt;&lt;rec-number&gt;712&lt;/rec-number&gt;&lt;foreign-keys&gt;&lt;key app="EN" db-id="d2dz5vafapfvd5ex9fl5zxz5vr95ffzwp5pt" timestamp="1533726953"&gt;712&lt;/key&gt;&lt;/foreign-keys&gt;&lt;ref-type name="Journal Article"&gt;17&lt;/ref-type&gt;&lt;contributors&gt;&lt;authors&gt;&lt;author&gt;Rycroft-Malone, Jo&lt;/author&gt;&lt;author&gt;Seers, Kate&lt;/author&gt;&lt;author&gt;Titchen, Angie&lt;/author&gt;&lt;author&gt;Harvey, Gill&lt;/author&gt;&lt;author&gt;Kitson, Alison&lt;/author&gt;&lt;author&gt;McCormack, Brendan&lt;/author&gt;&lt;/authors&gt;&lt;/contributors&gt;&lt;titles&gt;&lt;title&gt;What counts as evidence in evidence-based practice?&lt;/title&gt;&lt;secondary-title&gt;Journal of Advanced Nursing&lt;/secondary-title&gt;&lt;/titles&gt;&lt;periodical&gt;&lt;full-title&gt;Journal of Advanced Nursing&lt;/full-title&gt;&lt;/periodical&gt;&lt;pages&gt;81-90&lt;/pages&gt;&lt;volume&gt;47&lt;/volume&gt;&lt;number&gt;1&lt;/number&gt;&lt;keywords&gt;&lt;keyword&gt;evidence-based practice&lt;/keyword&gt;&lt;keyword&gt;patient-centred&lt;/keyword&gt;&lt;keyword&gt;research&lt;/keyword&gt;&lt;keyword&gt;clinical experience&lt;/keyword&gt;&lt;keyword&gt;patient experience&lt;/keyword&gt;&lt;keyword&gt;nursing&lt;/keyword&gt;&lt;/keywords&gt;&lt;dates&gt;&lt;year&gt;2004&lt;/year&gt;&lt;pub-dates&gt;&lt;date&gt;2004/07/01&lt;/date&gt;&lt;/pub-dates&gt;&lt;/dates&gt;&lt;publisher&gt;Wiley/Blackwell (10.1111)&lt;/publisher&gt;&lt;isbn&gt;0309-2402&lt;/isbn&gt;&lt;urls&gt;&lt;related-urls&gt;&lt;url&gt;https://doi.org/10.1111/j.1365-2648.2004.03068.x&lt;/url&gt;&lt;url&gt;https://onlinelibrary.wiley.com/doi/pdf/10.1111/j.1365-2648.2004.03068.x&lt;/url&gt;&lt;/related-urls&gt;&lt;/urls&gt;&lt;electronic-resource-num&gt;10.1111/j.1365-2648.2004.03068.x&lt;/electronic-resource-num&gt;&lt;access-date&gt;2018/08/08&lt;/access-date&gt;&lt;/record&gt;&lt;/Cite&gt;&lt;/EndNote&gt;</w:instrText>
      </w:r>
      <w:r w:rsidR="0060265F" w:rsidRPr="005928F3">
        <w:rPr>
          <w:rFonts w:ascii="Times New Roman" w:hAnsi="Times New Roman" w:cs="Times New Roman"/>
        </w:rPr>
        <w:fldChar w:fldCharType="separate"/>
      </w:r>
      <w:r w:rsidR="00075A5F">
        <w:rPr>
          <w:rFonts w:ascii="Times New Roman" w:hAnsi="Times New Roman" w:cs="Times New Roman"/>
          <w:noProof/>
        </w:rPr>
        <w:t>(4)</w:t>
      </w:r>
      <w:r w:rsidR="0060265F" w:rsidRPr="005928F3">
        <w:rPr>
          <w:rFonts w:ascii="Times New Roman" w:hAnsi="Times New Roman" w:cs="Times New Roman"/>
        </w:rPr>
        <w:fldChar w:fldCharType="end"/>
      </w:r>
      <w:r w:rsidR="0060265F" w:rsidRPr="005928F3">
        <w:rPr>
          <w:rFonts w:ascii="Times New Roman" w:hAnsi="Times New Roman" w:cs="Times New Roman"/>
        </w:rPr>
        <w:t>.</w:t>
      </w:r>
    </w:p>
    <w:p w14:paraId="65057BE6" w14:textId="2E44EC6C" w:rsidR="00EB4053" w:rsidRPr="005928F3" w:rsidRDefault="007C0BCE" w:rsidP="000F5183">
      <w:pPr>
        <w:spacing w:line="480" w:lineRule="auto"/>
        <w:rPr>
          <w:rFonts w:ascii="Times New Roman" w:hAnsi="Times New Roman" w:cs="Times New Roman"/>
          <w:color w:val="000000" w:themeColor="text1"/>
        </w:rPr>
      </w:pPr>
      <w:r w:rsidRPr="005928F3">
        <w:rPr>
          <w:rFonts w:ascii="Times New Roman" w:hAnsi="Times New Roman" w:cs="Times New Roman"/>
        </w:rPr>
        <w:t>E</w:t>
      </w:r>
      <w:r w:rsidR="00EB4053" w:rsidRPr="005928F3">
        <w:rPr>
          <w:rFonts w:ascii="Times New Roman" w:hAnsi="Times New Roman" w:cs="Times New Roman"/>
        </w:rPr>
        <w:t>vide</w:t>
      </w:r>
      <w:r w:rsidRPr="005928F3">
        <w:rPr>
          <w:rFonts w:ascii="Times New Roman" w:hAnsi="Times New Roman" w:cs="Times New Roman"/>
        </w:rPr>
        <w:t>nce-based policymaking (EBPM)</w:t>
      </w:r>
      <w:r w:rsidR="00EB4053" w:rsidRPr="005928F3">
        <w:rPr>
          <w:rFonts w:ascii="Times New Roman" w:hAnsi="Times New Roman" w:cs="Times New Roman"/>
        </w:rPr>
        <w:t xml:space="preserve"> can be defined as a discourse or set of methods which informs the policy process, rather than aiming to directly affect the eventual goals of the policy </w:t>
      </w:r>
      <w:r w:rsidR="00EB4053"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&lt;EndNote&gt;&lt;Cite&gt;&lt;Author&gt;Sutcliffe&lt;/Author&gt;&lt;Year&gt;2005&lt;/Year&gt;&lt;RecNum&gt;638&lt;/RecNum&gt;&lt;DisplayText&gt;(5)&lt;/DisplayText&gt;&lt;record&gt;&lt;rec-number&gt;638&lt;/rec-number&gt;&lt;foreign-keys&gt;&lt;key app="EN" db-id="d2dz5vafapfvd5ex9fl5zxz5vr95ffzwp5pt" timestamp="1531128310"&gt;638&lt;/key&gt;&lt;/foreign-keys&gt;&lt;ref-type name="Journal Article"&gt;17&lt;/ref-type&gt;&lt;contributors&gt;&lt;authors&gt;&lt;author&gt;Sutcliffe, Sophie&lt;/author&gt;&lt;author&gt;Court, Julius&lt;/author&gt;&lt;/authors&gt;&lt;/contributors&gt;&lt;titles&gt;&lt;title&gt;Evidence-Based Policymaking: What is it? How does it work? What relevance for developing countries?&lt;/title&gt;&lt;/titles&gt;&lt;dates&gt;&lt;year&gt;2005&lt;/year&gt;&lt;/dates&gt;&lt;publisher&gt;Overseas Development Institute&lt;/publisher&gt;&lt;urls&gt;&lt;related-urls&gt;&lt;url&gt;http://www.odi.org/publications/2804-evidence-based-policymaking-work-relevance-developing-countries&lt;/url&gt;&lt;/related-urls&gt;&lt;/urls&gt;&lt;/record&gt;&lt;/Cite&gt;&lt;/EndNote&gt;</w:instrText>
      </w:r>
      <w:r w:rsidR="00EB4053" w:rsidRPr="005928F3">
        <w:rPr>
          <w:rFonts w:ascii="Times New Roman" w:hAnsi="Times New Roman" w:cs="Times New Roman"/>
        </w:rPr>
        <w:fldChar w:fldCharType="separate"/>
      </w:r>
      <w:r w:rsidR="00075A5F">
        <w:rPr>
          <w:rFonts w:ascii="Times New Roman" w:hAnsi="Times New Roman" w:cs="Times New Roman"/>
          <w:noProof/>
        </w:rPr>
        <w:t>(5)</w:t>
      </w:r>
      <w:r w:rsidR="00EB4053" w:rsidRPr="005928F3">
        <w:rPr>
          <w:rFonts w:ascii="Times New Roman" w:hAnsi="Times New Roman" w:cs="Times New Roman"/>
        </w:rPr>
        <w:fldChar w:fldCharType="end"/>
      </w:r>
      <w:r w:rsidR="00EB4053" w:rsidRPr="005928F3">
        <w:rPr>
          <w:rFonts w:ascii="Times New Roman" w:hAnsi="Times New Roman" w:cs="Times New Roman"/>
        </w:rPr>
        <w:t xml:space="preserve">. The pursuit of EBPM is based on the premise that policy decisions are better </w:t>
      </w:r>
      <w:r w:rsidR="00EB4053" w:rsidRPr="005928F3">
        <w:rPr>
          <w:rFonts w:ascii="Times New Roman" w:hAnsi="Times New Roman" w:cs="Times New Roman"/>
          <w:color w:val="000000" w:themeColor="text1"/>
        </w:rPr>
        <w:t xml:space="preserve">informed by available evidence and should include rational analysis </w:t>
      </w:r>
      <w:r w:rsidR="00EB4053" w:rsidRPr="005928F3">
        <w:rPr>
          <w:rFonts w:ascii="Times New Roman" w:hAnsi="Times New Roman" w:cs="Times New Roman"/>
          <w:color w:val="000000" w:themeColor="text1"/>
        </w:rPr>
        <w:fldChar w:fldCharType="begin"/>
      </w:r>
      <w:r w:rsidR="00075A5F">
        <w:rPr>
          <w:rFonts w:ascii="Times New Roman" w:hAnsi="Times New Roman" w:cs="Times New Roman"/>
          <w:color w:val="000000" w:themeColor="text1"/>
        </w:rPr>
        <w:instrText xml:space="preserve"> ADDIN EN.CITE &lt;EndNote&gt;&lt;Cite&gt;&lt;Author&gt;Sutcliffe&lt;/Author&gt;&lt;Year&gt;2005&lt;/Year&gt;&lt;RecNum&gt;638&lt;/RecNum&gt;&lt;DisplayText&gt;(5)&lt;/DisplayText&gt;&lt;record&gt;&lt;rec-number&gt;638&lt;/rec-number&gt;&lt;foreign-keys&gt;&lt;key app="EN" db-id="d2dz5vafapfvd5ex9fl5zxz5vr95ffzwp5pt" timestamp="1531128310"&gt;638&lt;/key&gt;&lt;/foreign-keys&gt;&lt;ref-type name="Journal Article"&gt;17&lt;/ref-type&gt;&lt;contributors&gt;&lt;authors&gt;&lt;author&gt;Sutcliffe, Sophie&lt;/author&gt;&lt;author&gt;Court, Julius&lt;/author&gt;&lt;/authors&gt;&lt;/contributors&gt;&lt;titles&gt;&lt;title&gt;Evidence-Based Policymaking: What is it? How does it work? What relevance for developing countries?&lt;/title&gt;&lt;/titles&gt;&lt;dates&gt;&lt;year&gt;2005&lt;/year&gt;&lt;/dates&gt;&lt;publisher&gt;Overseas Development Institute&lt;/publisher&gt;&lt;urls&gt;&lt;related-urls&gt;&lt;url&gt;http://www.odi.org/publications/2804-evidence-based-policymaking-work-relevance-developing-countries&lt;/url&gt;&lt;/related-urls&gt;&lt;/urls&gt;&lt;/record&gt;&lt;/Cite&gt;&lt;/EndNote&gt;</w:instrText>
      </w:r>
      <w:r w:rsidR="00EB4053" w:rsidRPr="005928F3">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(5)</w:t>
      </w:r>
      <w:r w:rsidR="00EB4053" w:rsidRPr="005928F3">
        <w:rPr>
          <w:rFonts w:ascii="Times New Roman" w:hAnsi="Times New Roman" w:cs="Times New Roman"/>
          <w:color w:val="000000" w:themeColor="text1"/>
        </w:rPr>
        <w:fldChar w:fldCharType="end"/>
      </w:r>
      <w:r w:rsidR="00EB4053" w:rsidRPr="005928F3">
        <w:rPr>
          <w:rFonts w:ascii="Times New Roman" w:hAnsi="Times New Roman" w:cs="Times New Roman"/>
          <w:color w:val="000000" w:themeColor="text1"/>
        </w:rPr>
        <w:t xml:space="preserve">. </w:t>
      </w:r>
    </w:p>
    <w:p w14:paraId="106E52B2" w14:textId="585E9252" w:rsidR="005068DE" w:rsidRPr="005928F3" w:rsidRDefault="00EB4053" w:rsidP="000F5183">
      <w:pPr>
        <w:spacing w:line="480" w:lineRule="auto"/>
        <w:rPr>
          <w:rFonts w:ascii="Times New Roman" w:hAnsi="Times New Roman" w:cs="Times New Roman"/>
        </w:rPr>
      </w:pPr>
      <w:r w:rsidRPr="005928F3">
        <w:rPr>
          <w:rFonts w:ascii="Times New Roman" w:hAnsi="Times New Roman" w:cs="Times New Roman"/>
          <w:color w:val="000000" w:themeColor="text1"/>
        </w:rPr>
        <w:t xml:space="preserve">The formation of EBPM is due to evidence-based medicine (EBM) and evidence-based practice (EBP) </w:t>
      </w:r>
      <w:r w:rsidRPr="005928F3">
        <w:rPr>
          <w:rFonts w:ascii="Times New Roman" w:hAnsi="Times New Roman" w:cs="Times New Roman"/>
          <w:color w:val="000000" w:themeColor="text1"/>
        </w:rPr>
        <w:fldChar w:fldCharType="begin">
          <w:fldData xml:space="preserve">PEVuZE5vdGU+PENpdGU+PEF1dGhvcj5EZSBNYXJjaGk8L0F1dGhvcj48WWVhcj4yMDE2PC9ZZWFy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=
</w:fldData>
        </w:fldChar>
      </w:r>
      <w:r w:rsidR="00075A5F">
        <w:rPr>
          <w:rFonts w:ascii="Times New Roman" w:hAnsi="Times New Roman" w:cs="Times New Roman"/>
          <w:color w:val="000000" w:themeColor="text1"/>
        </w:rPr>
        <w:instrText xml:space="preserve"> ADDIN EN.CITE </w:instrText>
      </w:r>
      <w:r w:rsidR="00075A5F">
        <w:rPr>
          <w:rFonts w:ascii="Times New Roman" w:hAnsi="Times New Roman" w:cs="Times New Roman"/>
          <w:color w:val="000000" w:themeColor="text1"/>
        </w:rPr>
        <w:fldChar w:fldCharType="begin">
          <w:fldData xml:space="preserve">PEVuZE5vdGU+PENpdGU+PEF1dGhvcj5EZSBNYXJjaGk8L0F1dGhvcj48WWVhcj4yMDE2PC9ZZWFy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=
</w:fldData>
        </w:fldChar>
      </w:r>
      <w:r w:rsidR="00075A5F">
        <w:rPr>
          <w:rFonts w:ascii="Times New Roman" w:hAnsi="Times New Roman" w:cs="Times New Roman"/>
          <w:color w:val="000000" w:themeColor="text1"/>
        </w:rPr>
        <w:instrText xml:space="preserve"> ADDIN EN.CITE.DATA </w:instrText>
      </w:r>
      <w:r w:rsidR="00075A5F">
        <w:rPr>
          <w:rFonts w:ascii="Times New Roman" w:hAnsi="Times New Roman" w:cs="Times New Roman"/>
          <w:color w:val="000000" w:themeColor="text1"/>
        </w:rPr>
      </w:r>
      <w:r w:rsidR="00075A5F">
        <w:rPr>
          <w:rFonts w:ascii="Times New Roman" w:hAnsi="Times New Roman" w:cs="Times New Roman"/>
          <w:color w:val="000000" w:themeColor="text1"/>
        </w:rPr>
        <w:fldChar w:fldCharType="end"/>
      </w:r>
      <w:r w:rsidRPr="005928F3">
        <w:rPr>
          <w:rFonts w:ascii="Times New Roman" w:hAnsi="Times New Roman" w:cs="Times New Roman"/>
          <w:color w:val="000000" w:themeColor="text1"/>
        </w:rPr>
      </w:r>
      <w:r w:rsidRPr="005928F3">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(6, 7)</w:t>
      </w:r>
      <w:r w:rsidRPr="005928F3">
        <w:rPr>
          <w:rFonts w:ascii="Times New Roman" w:hAnsi="Times New Roman" w:cs="Times New Roman"/>
          <w:color w:val="000000" w:themeColor="text1"/>
        </w:rPr>
        <w:fldChar w:fldCharType="end"/>
      </w:r>
      <w:r w:rsidRPr="005928F3">
        <w:rPr>
          <w:rFonts w:ascii="Times New Roman" w:hAnsi="Times New Roman" w:cs="Times New Roman"/>
          <w:color w:val="000000" w:themeColor="text1"/>
        </w:rPr>
        <w:t>. The last two decades have seen a growing emphasis on basing healthcare decisions on the best available evidence. Attention has also been focused on the quality of the scientific evidence used in these decisions</w:t>
      </w:r>
      <w:r w:rsidR="0073697C">
        <w:rPr>
          <w:rFonts w:ascii="Times New Roman" w:hAnsi="Times New Roman" w:cs="Times New Roman"/>
          <w:color w:val="000000" w:themeColor="text1"/>
        </w:rPr>
        <w:t xml:space="preserve"> </w:t>
      </w:r>
      <w:r w:rsidR="0073697C">
        <w:rPr>
          <w:rFonts w:ascii="Times New Roman" w:hAnsi="Times New Roman" w:cs="Times New Roman"/>
          <w:color w:val="000000" w:themeColor="text1"/>
        </w:rPr>
        <w:fldChar w:fldCharType="begin"/>
      </w:r>
      <w:r w:rsidR="00075A5F">
        <w:rPr>
          <w:rFonts w:ascii="Times New Roman" w:hAnsi="Times New Roman" w:cs="Times New Roman"/>
          <w:color w:val="000000" w:themeColor="text1"/>
        </w:rPr>
        <w:instrText xml:space="preserve"> ADDIN EN.CITE &lt;EndNote&gt;&lt;Cite&gt;&lt;Author&gt;Head&lt;/Author&gt;&lt;Year&gt;2016&lt;/Year&gt;&lt;RecNum&gt;972&lt;/RecNum&gt;&lt;DisplayText&gt;(8)&lt;/DisplayText&gt;&lt;record&gt;&lt;rec-number&gt;972&lt;/rec-number&gt;&lt;foreign-keys&gt;&lt;key app="EN" db-id="d2dz5vafapfvd5ex9fl5zxz5vr95ffzwp5pt" timestamp="1581514161"&gt;972&lt;/key&gt;&lt;/foreign-keys&gt;&lt;ref-type name="Journal Article"&gt;17&lt;/ref-type&gt;&lt;contributors&gt;&lt;authors&gt;&lt;author&gt;Head, Brian W.&lt;/author&gt;&lt;/authors&gt;&lt;/contributors&gt;&lt;titles&gt;&lt;title&gt;Toward More “Evidence-Informed” Policy Making?&lt;/title&gt;&lt;secondary-title&gt;Public Administration Review&lt;/secondary-title&gt;&lt;/titles&gt;&lt;periodical&gt;&lt;full-title&gt;Public Administration Review&lt;/full-title&gt;&lt;abbr-1&gt;Public Admin Rev&lt;/abbr-1&gt;&lt;/periodical&gt;&lt;pages&gt;472-484&lt;/pages&gt;&lt;volume&gt;76&lt;/volume&gt;&lt;number&gt;3&lt;/number&gt;&lt;dates&gt;&lt;year&gt;2016&lt;/year&gt;&lt;/dates&gt;&lt;isbn&gt;0033-3352&lt;/isbn&gt;&lt;urls&gt;&lt;related-urls&gt;&lt;url&gt;https://onlinelibrary.wiley.com/doi/abs/10.1111/puar.12475&lt;/url&gt;&lt;/related-urls&gt;&lt;/urls&gt;&lt;electronic-resource-num&gt;10.1111/puar.12475&lt;/electronic-resource-num&gt;&lt;/record&gt;&lt;/Cite&gt;&lt;/EndNote&gt;</w:instrText>
      </w:r>
      <w:r w:rsidR="0073697C">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(8)</w:t>
      </w:r>
      <w:r w:rsidR="0073697C">
        <w:rPr>
          <w:rFonts w:ascii="Times New Roman" w:hAnsi="Times New Roman" w:cs="Times New Roman"/>
          <w:color w:val="000000" w:themeColor="text1"/>
        </w:rPr>
        <w:fldChar w:fldCharType="end"/>
      </w:r>
      <w:r w:rsidRPr="005928F3">
        <w:rPr>
          <w:rFonts w:ascii="Times New Roman" w:hAnsi="Times New Roman" w:cs="Times New Roman"/>
          <w:color w:val="000000" w:themeColor="text1"/>
        </w:rPr>
        <w:t xml:space="preserve">. Advocates of EBM recognise that scientific evidence needs to be integrated with other types of evidence, but they remain focussed on the use of the best evidence </w:t>
      </w:r>
      <w:r w:rsidRPr="005928F3">
        <w:rPr>
          <w:rFonts w:ascii="Times New Roman" w:hAnsi="Times New Roman" w:cs="Times New Roman"/>
          <w:color w:val="000000" w:themeColor="text1"/>
        </w:rPr>
        <w:fldChar w:fldCharType="begin">
          <w:fldData xml:space="preserve">PEVuZE5vdGU+PENpdGU+PEF1dGhvcj5Eb2Jyb3c8L0F1dGhvcj48WWVhcj4yMDA0PC9ZZWFyPjxS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</w:fldData>
        </w:fldChar>
      </w:r>
      <w:r w:rsidR="00075A5F">
        <w:rPr>
          <w:rFonts w:ascii="Times New Roman" w:hAnsi="Times New Roman" w:cs="Times New Roman"/>
          <w:color w:val="000000" w:themeColor="text1"/>
        </w:rPr>
        <w:instrText xml:space="preserve"> ADDIN EN.CITE </w:instrText>
      </w:r>
      <w:r w:rsidR="00075A5F">
        <w:rPr>
          <w:rFonts w:ascii="Times New Roman" w:hAnsi="Times New Roman" w:cs="Times New Roman"/>
          <w:color w:val="000000" w:themeColor="text1"/>
        </w:rPr>
        <w:fldChar w:fldCharType="begin">
          <w:fldData xml:space="preserve">PEVuZE5vdGU+PENpdGU+PEF1dGhvcj5Eb2Jyb3c8L0F1dGhvcj48WWVhcj4yMDA0PC9ZZWFyPjxS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</w:fldData>
        </w:fldChar>
      </w:r>
      <w:r w:rsidR="00075A5F">
        <w:rPr>
          <w:rFonts w:ascii="Times New Roman" w:hAnsi="Times New Roman" w:cs="Times New Roman"/>
          <w:color w:val="000000" w:themeColor="text1"/>
        </w:rPr>
        <w:instrText xml:space="preserve"> ADDIN EN.CITE.DATA </w:instrText>
      </w:r>
      <w:r w:rsidR="00075A5F">
        <w:rPr>
          <w:rFonts w:ascii="Times New Roman" w:hAnsi="Times New Roman" w:cs="Times New Roman"/>
          <w:color w:val="000000" w:themeColor="text1"/>
        </w:rPr>
      </w:r>
      <w:r w:rsidR="00075A5F">
        <w:rPr>
          <w:rFonts w:ascii="Times New Roman" w:hAnsi="Times New Roman" w:cs="Times New Roman"/>
          <w:color w:val="000000" w:themeColor="text1"/>
        </w:rPr>
        <w:fldChar w:fldCharType="end"/>
      </w:r>
      <w:r w:rsidRPr="005928F3">
        <w:rPr>
          <w:rFonts w:ascii="Times New Roman" w:hAnsi="Times New Roman" w:cs="Times New Roman"/>
          <w:color w:val="000000" w:themeColor="text1"/>
        </w:rPr>
      </w:r>
      <w:r w:rsidRPr="005928F3">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(9, 10)</w:t>
      </w:r>
      <w:r w:rsidRPr="005928F3">
        <w:rPr>
          <w:rFonts w:ascii="Times New Roman" w:hAnsi="Times New Roman" w:cs="Times New Roman"/>
          <w:color w:val="000000" w:themeColor="text1"/>
        </w:rPr>
        <w:fldChar w:fldCharType="end"/>
      </w:r>
      <w:r w:rsidRPr="005928F3">
        <w:rPr>
          <w:rFonts w:ascii="Times New Roman" w:hAnsi="Times New Roman" w:cs="Times New Roman"/>
          <w:color w:val="000000" w:themeColor="text1"/>
        </w:rPr>
        <w:t xml:space="preserve">. Haynes </w:t>
      </w:r>
      <w:r w:rsidRPr="005928F3">
        <w:rPr>
          <w:rFonts w:ascii="Times New Roman" w:hAnsi="Times New Roman" w:cs="Times New Roman"/>
          <w:i/>
          <w:color w:val="000000" w:themeColor="text1"/>
        </w:rPr>
        <w:t>et al</w:t>
      </w:r>
      <w:r w:rsidRPr="005928F3">
        <w:rPr>
          <w:rFonts w:ascii="Times New Roman" w:hAnsi="Times New Roman" w:cs="Times New Roman"/>
          <w:color w:val="000000" w:themeColor="text1"/>
        </w:rPr>
        <w:t xml:space="preserve">. </w:t>
      </w:r>
      <w:r w:rsidRPr="005928F3">
        <w:rPr>
          <w:rFonts w:ascii="Times New Roman" w:hAnsi="Times New Roman" w:cs="Times New Roman"/>
          <w:color w:val="000000" w:themeColor="text1"/>
        </w:rPr>
        <w:fldChar w:fldCharType="begin"/>
      </w:r>
      <w:r w:rsidR="00075A5F">
        <w:rPr>
          <w:rFonts w:ascii="Times New Roman" w:hAnsi="Times New Roman" w:cs="Times New Roman"/>
          <w:color w:val="000000" w:themeColor="text1"/>
        </w:rPr>
        <w:instrText xml:space="preserve"> ADDIN EN.CITE &lt;EndNote&gt;&lt;Cite ExcludeAuth="1"&gt;&lt;Author&gt;Haynes&lt;/Author&gt;&lt;Year&gt;2002&lt;/Year&gt;&lt;RecNum&gt;733&lt;/RecNum&gt;&lt;DisplayText&gt;(11)&lt;/DisplayText&gt;&lt;record&gt;&lt;rec-number&gt;733&lt;/rec-number&gt;&lt;foreign-keys&gt;&lt;key app="EN" db-id="d2dz5vafapfvd5ex9fl5zxz5vr95ffzwp5pt" timestamp="1537186701"&gt;733&lt;/key&gt;&lt;/foreign-keys&gt;&lt;ref-type name="Journal Article"&gt;17&lt;/ref-type&gt;&lt;contributors&gt;&lt;authors&gt;&lt;author&gt;Haynes, R. Brian&lt;/author&gt;&lt;author&gt;Devereaux, P. J.&lt;/author&gt;&lt;author&gt;Guyatt, Gordon H.&lt;/author&gt;&lt;/authors&gt;&lt;/contributors&gt;&lt;titles&gt;&lt;title&gt;Physicians&amp;apos; and patients&amp;apos; choices in evidence based practice : Evidence does not make decisions, people do&lt;/title&gt;&lt;secondary-title&gt;BMJ : British Medical Journal&lt;/secondary-title&gt;&lt;/titles&gt;&lt;periodical&gt;&lt;full-title&gt;BMJ : British Medical Journal&lt;/full-title&gt;&lt;/periodical&gt;&lt;pages&gt;1350-1350&lt;/pages&gt;&lt;volume&gt;324&lt;/volume&gt;&lt;number&gt;7350&lt;/number&gt;&lt;dates&gt;&lt;year&gt;2002&lt;/year&gt;&lt;/dates&gt;&lt;publisher&gt;BMJ&lt;/publisher&gt;&lt;isbn&gt;0959-8138&amp;#xD;1468-5833&lt;/isbn&gt;&lt;accession-num&gt;PMC1123314&lt;/accession-num&gt;&lt;urls&gt;&lt;related-urls&gt;&lt;url&gt;http://www.ncbi.nlm.nih.gov/pmc/articles/PMC1123314/&lt;/url&gt;&lt;url&gt;https://www.ncbi.nlm.nih.gov/pmc/articles/PMC1123314/pdf/1350.pdf&lt;/url&gt;&lt;/related-urls&gt;&lt;/urls&gt;&lt;remote-database-name&gt;PMC&lt;/remote-database-name&gt;&lt;/record&gt;&lt;/Cite&gt;&lt;/EndNote&gt;</w:instrText>
      </w:r>
      <w:r w:rsidRPr="005928F3">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(11)</w:t>
      </w:r>
      <w:r w:rsidRPr="005928F3">
        <w:rPr>
          <w:rFonts w:ascii="Times New Roman" w:hAnsi="Times New Roman" w:cs="Times New Roman"/>
          <w:color w:val="000000" w:themeColor="text1"/>
        </w:rPr>
        <w:fldChar w:fldCharType="end"/>
      </w:r>
      <w:r w:rsidRPr="005928F3">
        <w:rPr>
          <w:rFonts w:ascii="Times New Roman" w:hAnsi="Times New Roman" w:cs="Times New Roman"/>
          <w:color w:val="000000" w:themeColor="text1"/>
        </w:rPr>
        <w:t xml:space="preserve"> explain</w:t>
      </w:r>
      <w:r w:rsidR="00145802" w:rsidRPr="005928F3">
        <w:rPr>
          <w:rFonts w:ascii="Times New Roman" w:hAnsi="Times New Roman" w:cs="Times New Roman"/>
          <w:color w:val="000000" w:themeColor="text1"/>
        </w:rPr>
        <w:t>s</w:t>
      </w:r>
      <w:r w:rsidRPr="005928F3">
        <w:rPr>
          <w:rFonts w:ascii="Times New Roman" w:hAnsi="Times New Roman" w:cs="Times New Roman"/>
          <w:color w:val="000000" w:themeColor="text1"/>
        </w:rPr>
        <w:t xml:space="preserve"> that alongside scientific evidence, other types of evidence including patients</w:t>
      </w:r>
      <w:r w:rsidR="001B113D" w:rsidRPr="005928F3">
        <w:rPr>
          <w:rFonts w:ascii="Times New Roman" w:hAnsi="Times New Roman" w:cs="Times New Roman"/>
          <w:color w:val="000000" w:themeColor="text1"/>
        </w:rPr>
        <w:t>'</w:t>
      </w:r>
      <w:r w:rsidRPr="005928F3">
        <w:rPr>
          <w:rFonts w:ascii="Times New Roman" w:hAnsi="Times New Roman" w:cs="Times New Roman"/>
          <w:color w:val="000000" w:themeColor="text1"/>
        </w:rPr>
        <w:t xml:space="preserve"> clinical and physical circumstances must be considered. This has resulted in the development of numerous hierarchies of evidence, which rank research according to its legitimacy </w:t>
      </w:r>
      <w:r w:rsidRPr="005928F3">
        <w:rPr>
          <w:rFonts w:ascii="Times New Roman" w:hAnsi="Times New Roman" w:cs="Times New Roman"/>
          <w:color w:val="000000" w:themeColor="text1"/>
        </w:rPr>
        <w:fldChar w:fldCharType="begin">
          <w:fldData xml:space="preserve">PEVuZE5vdGU+PENpdGU+PEF1dGhvcj5FdmFuczwvQXV0aG9yPjxZZWFyPjIwMDM8L1llYXI+PFJl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</w:fldData>
        </w:fldChar>
      </w:r>
      <w:r w:rsidR="00075A5F">
        <w:rPr>
          <w:rFonts w:ascii="Times New Roman" w:hAnsi="Times New Roman" w:cs="Times New Roman"/>
          <w:color w:val="000000" w:themeColor="text1"/>
        </w:rPr>
        <w:instrText xml:space="preserve"> ADDIN EN.CITE </w:instrText>
      </w:r>
      <w:r w:rsidR="00075A5F">
        <w:rPr>
          <w:rFonts w:ascii="Times New Roman" w:hAnsi="Times New Roman" w:cs="Times New Roman"/>
          <w:color w:val="000000" w:themeColor="text1"/>
        </w:rPr>
        <w:fldChar w:fldCharType="begin">
          <w:fldData xml:space="preserve">PEVuZE5vdGU+PENpdGU+PEF1dGhvcj5FdmFuczwvQXV0aG9yPjxZZWFyPjIwMDM8L1llYXI+PFJl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</w:fldData>
        </w:fldChar>
      </w:r>
      <w:r w:rsidR="00075A5F">
        <w:rPr>
          <w:rFonts w:ascii="Times New Roman" w:hAnsi="Times New Roman" w:cs="Times New Roman"/>
          <w:color w:val="000000" w:themeColor="text1"/>
        </w:rPr>
        <w:instrText xml:space="preserve"> ADDIN EN.CITE.DATA </w:instrText>
      </w:r>
      <w:r w:rsidR="00075A5F">
        <w:rPr>
          <w:rFonts w:ascii="Times New Roman" w:hAnsi="Times New Roman" w:cs="Times New Roman"/>
          <w:color w:val="000000" w:themeColor="text1"/>
        </w:rPr>
      </w:r>
      <w:r w:rsidR="00075A5F">
        <w:rPr>
          <w:rFonts w:ascii="Times New Roman" w:hAnsi="Times New Roman" w:cs="Times New Roman"/>
          <w:color w:val="000000" w:themeColor="text1"/>
        </w:rPr>
        <w:fldChar w:fldCharType="end"/>
      </w:r>
      <w:r w:rsidRPr="005928F3">
        <w:rPr>
          <w:rFonts w:ascii="Times New Roman" w:hAnsi="Times New Roman" w:cs="Times New Roman"/>
          <w:color w:val="000000" w:themeColor="text1"/>
        </w:rPr>
      </w:r>
      <w:r w:rsidRPr="005928F3">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(9, 12)</w:t>
      </w:r>
      <w:r w:rsidRPr="005928F3">
        <w:rPr>
          <w:rFonts w:ascii="Times New Roman" w:hAnsi="Times New Roman" w:cs="Times New Roman"/>
          <w:color w:val="000000" w:themeColor="text1"/>
        </w:rPr>
        <w:fldChar w:fldCharType="end"/>
      </w:r>
      <w:r w:rsidR="005068DE" w:rsidRPr="005928F3">
        <w:rPr>
          <w:rFonts w:ascii="Times New Roman" w:hAnsi="Times New Roman" w:cs="Times New Roman"/>
          <w:color w:val="000000" w:themeColor="text1"/>
        </w:rPr>
        <w:t xml:space="preserve">. </w:t>
      </w:r>
      <w:r w:rsidR="005A7205" w:rsidRPr="005928F3">
        <w:rPr>
          <w:rFonts w:ascii="Times New Roman" w:hAnsi="Times New Roman" w:cs="Times New Roman"/>
          <w:color w:val="000000" w:themeColor="text1"/>
        </w:rPr>
        <w:t>An example of this is t</w:t>
      </w:r>
      <w:r w:rsidR="00422D8C" w:rsidRPr="005928F3">
        <w:rPr>
          <w:rFonts w:ascii="Times New Roman" w:hAnsi="Times New Roman" w:cs="Times New Roman"/>
          <w:color w:val="000000" w:themeColor="text1"/>
        </w:rPr>
        <w:t>he pyramid of evidence</w:t>
      </w:r>
      <w:r w:rsidR="00394935" w:rsidRPr="005928F3">
        <w:rPr>
          <w:rFonts w:ascii="Times New Roman" w:hAnsi="Times New Roman" w:cs="Times New Roman"/>
          <w:color w:val="000000" w:themeColor="text1"/>
        </w:rPr>
        <w:t xml:space="preserve">. </w:t>
      </w:r>
      <w:r w:rsidR="005068DE" w:rsidRPr="005928F3">
        <w:rPr>
          <w:rFonts w:ascii="Times New Roman" w:hAnsi="Times New Roman" w:cs="Times New Roman"/>
          <w:color w:val="000000" w:themeColor="text1"/>
        </w:rPr>
        <w:t>It includes</w:t>
      </w:r>
      <w:r w:rsidRPr="005928F3">
        <w:rPr>
          <w:rFonts w:ascii="Times New Roman" w:hAnsi="Times New Roman" w:cs="Times New Roman"/>
          <w:color w:val="000000" w:themeColor="text1"/>
        </w:rPr>
        <w:t xml:space="preserve"> numerous different types of studies used to evaluate treatment effects, starting from case studies at the lower level going </w:t>
      </w:r>
      <w:r w:rsidR="00394935" w:rsidRPr="005928F3">
        <w:rPr>
          <w:rFonts w:ascii="Times New Roman" w:hAnsi="Times New Roman" w:cs="Times New Roman"/>
          <w:color w:val="000000" w:themeColor="text1"/>
        </w:rPr>
        <w:t>up to case-control studies and randomised controlled trials (R</w:t>
      </w:r>
      <w:r w:rsidRPr="005928F3">
        <w:rPr>
          <w:rFonts w:ascii="Times New Roman" w:hAnsi="Times New Roman" w:cs="Times New Roman"/>
          <w:color w:val="000000" w:themeColor="text1"/>
        </w:rPr>
        <w:t>CTs</w:t>
      </w:r>
      <w:r w:rsidR="00394935" w:rsidRPr="005928F3">
        <w:rPr>
          <w:rFonts w:ascii="Times New Roman" w:hAnsi="Times New Roman" w:cs="Times New Roman"/>
          <w:color w:val="000000" w:themeColor="text1"/>
        </w:rPr>
        <w:t>)</w:t>
      </w:r>
      <w:r w:rsidRPr="005928F3">
        <w:rPr>
          <w:rFonts w:ascii="Times New Roman" w:hAnsi="Times New Roman" w:cs="Times New Roman"/>
          <w:color w:val="000000" w:themeColor="text1"/>
        </w:rPr>
        <w:t xml:space="preserve">. </w:t>
      </w:r>
      <w:r w:rsidR="0078015A" w:rsidRPr="0078015A">
        <w:rPr>
          <w:rFonts w:ascii="Times New Roman" w:hAnsi="Times New Roman" w:cs="Times New Roman"/>
          <w:color w:val="000000" w:themeColor="text1"/>
        </w:rPr>
        <w:t>RCTs are generally considered to be the ‘gold standard’ in clinical research, they are characterised by a high degree of internal validity</w:t>
      </w:r>
      <w:r w:rsidR="00075A5F">
        <w:rPr>
          <w:rFonts w:ascii="Times New Roman" w:hAnsi="Times New Roman" w:cs="Times New Roman"/>
          <w:color w:val="000000" w:themeColor="text1"/>
        </w:rPr>
        <w:fldChar w:fldCharType="begin"/>
      </w:r>
      <w:r w:rsidR="00075A5F">
        <w:rPr>
          <w:rFonts w:ascii="Times New Roman" w:hAnsi="Times New Roman" w:cs="Times New Roman"/>
          <w:color w:val="000000" w:themeColor="text1"/>
        </w:rPr>
        <w:instrText xml:space="preserve"> ADDIN EN.CITE &lt;EndNote&gt;&lt;Cite&gt;&lt;Author&gt;Costantino&lt;/Author&gt;&lt;Year&gt;2015&lt;/Year&gt;&lt;RecNum&gt;685&lt;/RecNum&gt;&lt;DisplayText&gt;(13)&lt;/DisplayText&gt;&lt;record&gt;&lt;rec-number&gt;685&lt;/rec-number&gt;&lt;foreign-keys&gt;&lt;key app="EN" db-id="d2dz5vafapfvd5ex9fl5zxz5vr95ffzwp5pt" timestamp="1532960432"&gt;685&lt;/key&gt;&lt;/foreign-keys&gt;&lt;ref-type name="Journal Article"&gt;17&lt;/ref-type&gt;&lt;contributors&gt;&lt;authors&gt;&lt;author&gt;Costantino, Giorgio&lt;/author&gt;&lt;author&gt;Montano, Nicola&lt;/author&gt;&lt;author&gt;Casazza, Giovanni&lt;/author&gt;&lt;/authors&gt;&lt;/contributors&gt;&lt;titles&gt;&lt;title&gt;When should we change our clinical practice based on the results of a clinical study? The hierarchy of evidence&lt;/title&gt;&lt;secondary-title&gt;Internal and Emergency Medicine&lt;/secondary-title&gt;&lt;/titles&gt;&lt;periodical&gt;&lt;full-title&gt;Internal and Emergency Medicine&lt;/full-title&gt;&lt;/periodical&gt;&lt;pages&gt;745-747&lt;/pages&gt;&lt;volume&gt;10&lt;/volume&gt;&lt;number&gt;6&lt;/number&gt;&lt;dates&gt;&lt;year&gt;2015&lt;/year&gt;&lt;pub-dates&gt;&lt;date&gt;2015/09/01&lt;/date&gt;&lt;/pub-dates&gt;&lt;/dates&gt;&lt;isbn&gt;1970-9366&lt;/isbn&gt;&lt;urls&gt;&lt;related-urls&gt;&lt;url&gt;https://doi.org/10.1007/s11739-015-1230-8&lt;/url&gt;&lt;url&gt;https://link.springer.com/content/pdf/10.1007%2Fs11739-015-1230-8.pdf&lt;/url&gt;&lt;/related-urls&gt;&lt;/urls&gt;&lt;electronic-resource-num&gt;10.1007/s11739-015-1230-8&lt;/electronic-resource-num&gt;&lt;/record&gt;&lt;/Cite&gt;&lt;/EndNote&gt;</w:instrText>
      </w:r>
      <w:r w:rsidR="00075A5F">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(13)</w:t>
      </w:r>
      <w:r w:rsidR="00075A5F">
        <w:rPr>
          <w:rFonts w:ascii="Times New Roman" w:hAnsi="Times New Roman" w:cs="Times New Roman"/>
          <w:color w:val="000000" w:themeColor="text1"/>
        </w:rPr>
        <w:fldChar w:fldCharType="end"/>
      </w:r>
      <w:r w:rsidR="0078015A" w:rsidRPr="0078015A">
        <w:rPr>
          <w:rFonts w:ascii="Times New Roman" w:hAnsi="Times New Roman" w:cs="Times New Roman"/>
          <w:color w:val="000000" w:themeColor="text1"/>
        </w:rPr>
        <w:t xml:space="preserve">). </w:t>
      </w:r>
      <w:r w:rsidR="0078015A">
        <w:rPr>
          <w:rFonts w:ascii="Times New Roman" w:hAnsi="Times New Roman" w:cs="Times New Roman"/>
          <w:color w:val="000000" w:themeColor="text1"/>
        </w:rPr>
        <w:t>O</w:t>
      </w:r>
      <w:r w:rsidR="0078015A" w:rsidRPr="005928F3">
        <w:rPr>
          <w:rFonts w:ascii="Times New Roman" w:hAnsi="Times New Roman" w:cs="Times New Roman"/>
          <w:color w:val="000000" w:themeColor="text1"/>
        </w:rPr>
        <w:t>ther types of studies are equally influential</w:t>
      </w:r>
      <w:r w:rsidR="0078015A" w:rsidRPr="0078015A">
        <w:rPr>
          <w:rFonts w:ascii="Times New Roman" w:hAnsi="Times New Roman" w:cs="Times New Roman"/>
          <w:color w:val="000000" w:themeColor="text1"/>
        </w:rPr>
        <w:t>, some low-level studies have resulted in important scientific breakthrough</w:t>
      </w:r>
      <w:r w:rsidR="0078015A">
        <w:rPr>
          <w:rFonts w:ascii="Times New Roman" w:hAnsi="Times New Roman" w:cs="Times New Roman"/>
          <w:color w:val="000000" w:themeColor="text1"/>
        </w:rPr>
        <w:t>s</w:t>
      </w:r>
      <w:r w:rsidR="0078015A" w:rsidRPr="0078015A">
        <w:rPr>
          <w:rFonts w:ascii="Times New Roman" w:hAnsi="Times New Roman" w:cs="Times New Roman"/>
          <w:color w:val="000000" w:themeColor="text1"/>
        </w:rPr>
        <w:t>, including the discovery of penicillin</w:t>
      </w:r>
      <w:r w:rsidR="00075A5F">
        <w:rPr>
          <w:rFonts w:ascii="Times New Roman" w:hAnsi="Times New Roman" w:cs="Times New Roman"/>
          <w:color w:val="000000" w:themeColor="text1"/>
        </w:rPr>
        <w:t xml:space="preserve"> </w:t>
      </w:r>
      <w:r w:rsidR="00075A5F">
        <w:rPr>
          <w:rFonts w:ascii="Times New Roman" w:hAnsi="Times New Roman" w:cs="Times New Roman"/>
          <w:color w:val="000000" w:themeColor="text1"/>
        </w:rPr>
        <w:fldChar w:fldCharType="begin"/>
      </w:r>
      <w:r w:rsidR="00075A5F">
        <w:rPr>
          <w:rFonts w:ascii="Times New Roman" w:hAnsi="Times New Roman" w:cs="Times New Roman"/>
          <w:color w:val="000000" w:themeColor="text1"/>
        </w:rPr>
        <w:instrText xml:space="preserve"> ADDIN EN.CITE &lt;EndNote&gt;&lt;Cite&gt;&lt;Author&gt;Pandis&lt;/Author&gt;&lt;Year&gt;2011&lt;/Year&gt;&lt;RecNum&gt;684&lt;/RecNum&gt;&lt;DisplayText&gt;(14)&lt;/DisplayText&gt;&lt;record&gt;&lt;rec-number&gt;684&lt;/rec-number&gt;&lt;foreign-keys&gt;&lt;key app="EN" db-id="d2dz5vafapfvd5ex9fl5zxz5vr95ffzwp5pt" timestamp="1532958086"&gt;684&lt;/key&gt;&lt;/foreign-keys&gt;&lt;ref-type name="Journal Article"&gt;17&lt;/ref-type&gt;&lt;contributors&gt;&lt;authors&gt;&lt;author&gt;Pandis, N.&lt;/author&gt;&lt;/authors&gt;&lt;/contributors&gt;&lt;titles&gt;&lt;title&gt;The evidence pyramid and introduction to randomized controlled trials&lt;/title&gt;&lt;secondary-title&gt;American Journal of Orthodontics and Dentofacial Orthopedics&lt;/secondary-title&gt;&lt;alt-title&gt;Am J Orthod Dentofac&lt;/alt-title&gt;&lt;/titles&gt;&lt;periodical&gt;&lt;full-title&gt;American Journal of Orthodontics and Dentofacial Orthopedics&lt;/full-title&gt;&lt;abbr-1&gt;Am J Orthod Dentofac&lt;/abbr-1&gt;&lt;/periodical&gt;&lt;alt-periodical&gt;&lt;full-title&gt;American Journal of Orthodontics and Dentofacial Orthopedics&lt;/full-title&gt;&lt;abbr-1&gt;Am J Orthod Dentofac&lt;/abbr-1&gt;&lt;/alt-periodical&gt;&lt;pages&gt;446-447&lt;/pages&gt;&lt;volume&gt;140&lt;/volume&gt;&lt;number&gt;3&lt;/number&gt;&lt;dates&gt;&lt;year&gt;2011&lt;/year&gt;&lt;pub-dates&gt;&lt;date&gt;Sep&lt;/date&gt;&lt;/pub-dates&gt;&lt;/dates&gt;&lt;isbn&gt;0889-5406&lt;/isbn&gt;&lt;accession-num&gt;WOS:000294678700034&lt;/accession-num&gt;&lt;urls&gt;&lt;related-urls&gt;&lt;url&gt;&amp;lt;Go to ISI&amp;gt;://WOS:000294678700034&lt;/url&gt;&lt;url&gt;https://ac.els-cdn.com/S0889540611004562/1-s2.0-S0889540611004562-main.pdf?_tid=8186ed54-b2f4-4557-a35c-e4296d05afaa&amp;amp;acdnat=1555498665_103e3c1619b33601debc8006f1921aed&lt;/url&gt;&lt;/related-urls&gt;&lt;/urls&gt;&lt;electronic-resource-num&gt;10.1016/j.ajodo.2011.04.016&lt;/electronic-resource-num&gt;&lt;language&gt;English&lt;/language&gt;&lt;/record&gt;&lt;/Cite&gt;&lt;/EndNote&gt;</w:instrText>
      </w:r>
      <w:r w:rsidR="00075A5F">
        <w:rPr>
          <w:rFonts w:ascii="Times New Roman" w:hAnsi="Times New Roman" w:cs="Times New Roman"/>
          <w:color w:val="000000" w:themeColor="text1"/>
        </w:rPr>
        <w:fldChar w:fldCharType="separate"/>
      </w:r>
      <w:r w:rsidR="00075A5F">
        <w:rPr>
          <w:rFonts w:ascii="Times New Roman" w:hAnsi="Times New Roman" w:cs="Times New Roman"/>
          <w:noProof/>
          <w:color w:val="000000" w:themeColor="text1"/>
        </w:rPr>
        <w:t>(14)</w:t>
      </w:r>
      <w:r w:rsidR="00075A5F">
        <w:rPr>
          <w:rFonts w:ascii="Times New Roman" w:hAnsi="Times New Roman" w:cs="Times New Roman"/>
          <w:color w:val="000000" w:themeColor="text1"/>
        </w:rPr>
        <w:fldChar w:fldCharType="end"/>
      </w:r>
      <w:r w:rsidR="0078015A" w:rsidRPr="0078015A">
        <w:rPr>
          <w:rFonts w:ascii="Times New Roman" w:hAnsi="Times New Roman" w:cs="Times New Roman"/>
          <w:color w:val="000000" w:themeColor="text1"/>
        </w:rPr>
        <w:t>.</w:t>
      </w:r>
      <w:r w:rsidR="0078015A">
        <w:rPr>
          <w:rFonts w:ascii="Times New Roman" w:hAnsi="Times New Roman" w:cs="Times New Roman"/>
          <w:color w:val="000000" w:themeColor="text1"/>
        </w:rPr>
        <w:t xml:space="preserve"> </w:t>
      </w:r>
      <w:r w:rsidR="005068DE" w:rsidRPr="005928F3">
        <w:rPr>
          <w:rFonts w:ascii="Times New Roman" w:hAnsi="Times New Roman" w:cs="Times New Roman"/>
          <w:color w:val="000000" w:themeColor="text1"/>
        </w:rPr>
        <w:t xml:space="preserve">One </w:t>
      </w:r>
      <w:r w:rsidR="005068DE" w:rsidRPr="005928F3">
        <w:rPr>
          <w:rFonts w:ascii="Times New Roman" w:hAnsi="Times New Roman" w:cs="Times New Roman"/>
        </w:rPr>
        <w:lastRenderedPageBreak/>
        <w:t xml:space="preserve">criticism of the hierarchy of evidence is that </w:t>
      </w:r>
      <w:r w:rsidR="001B113D" w:rsidRPr="005928F3">
        <w:rPr>
          <w:rFonts w:ascii="Times New Roman" w:hAnsi="Times New Roman" w:cs="Times New Roman"/>
        </w:rPr>
        <w:t xml:space="preserve">it </w:t>
      </w:r>
      <w:r w:rsidR="005068DE" w:rsidRPr="005928F3">
        <w:rPr>
          <w:rFonts w:ascii="Times New Roman" w:hAnsi="Times New Roman" w:cs="Times New Roman"/>
        </w:rPr>
        <w:t xml:space="preserve">does not account for all properties of study validity: </w:t>
      </w:r>
    </w:p>
    <w:p w14:paraId="005AE4D4" w14:textId="7296D33B" w:rsidR="005068DE" w:rsidRPr="005928F3" w:rsidRDefault="005068DE" w:rsidP="000F5183">
      <w:pPr>
        <w:pStyle w:val="Quote"/>
        <w:spacing w:line="480" w:lineRule="auto"/>
        <w:rPr>
          <w:rFonts w:ascii="Times New Roman" w:hAnsi="Times New Roman" w:cs="Times New Roman"/>
          <w:i/>
        </w:rPr>
      </w:pPr>
      <w:r w:rsidRPr="005928F3">
        <w:rPr>
          <w:rFonts w:ascii="Times New Roman" w:hAnsi="Times New Roman" w:cs="Times New Roman"/>
        </w:rPr>
        <w:t xml:space="preserve">“There are two types of study validity. Internal validity is the degree to which the results of a study are correct for the sample of people being studied. External validity (generalisability) is the degree to which the study results hold true for a population beyond the subjects in the study or in other settings” </w:t>
      </w:r>
      <w:r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&lt;EndNote&gt;&lt;Cite&gt;&lt;Author&gt;Rychetnik&lt;/Author&gt;&lt;Year&gt;2004&lt;/Year&gt;&lt;RecNum&gt;690&lt;/RecNum&gt;&lt;Suffix&gt;`, p. 539&lt;/Suffix&gt;&lt;Pages&gt;539&lt;/Pages&gt;&lt;DisplayText&gt;(15, p. 539)&lt;/DisplayText&gt;&lt;record&gt;&lt;rec-number&gt;690&lt;/rec-number&gt;&lt;foreign-keys&gt;&lt;key app="EN" db-id="d2dz5vafapfvd5ex9fl5zxz5vr95ffzwp5pt" timestamp="1533033884"&gt;690&lt;/key&gt;&lt;/foreign-keys&gt;&lt;ref-type name="Journal Article"&gt;17&lt;/ref-type&gt;&lt;contributors&gt;&lt;authors&gt;&lt;author&gt;Rychetnik, Lucie&lt;/author&gt;&lt;author&gt;Hawe, Penelope&lt;/author&gt;&lt;author&gt;Waters, Elizabeth&lt;/author&gt;&lt;author&gt;Barratt, Alexandra&lt;/author&gt;&lt;author&gt;Frommer, Michael&lt;/author&gt;&lt;/authors&gt;&lt;/contributors&gt;&lt;titles&gt;&lt;title&gt;A glossary for evidence based public health&lt;/title&gt;&lt;secondary-title&gt;Journal of Epidemiology and Community Health&lt;/secondary-title&gt;&lt;/titles&gt;&lt;periodical&gt;&lt;full-title&gt;Journal of Epidemiology and Community Health&lt;/full-title&gt;&lt;/periodical&gt;&lt;pages&gt;538-545&lt;/pages&gt;&lt;volume&gt;58&lt;/volume&gt;&lt;number&gt;7&lt;/number&gt;&lt;dates&gt;&lt;year&gt;2004&lt;/year&gt;&lt;/dates&gt;&lt;work-type&gt;10.1136/jech.2003.011585&lt;/work-type&gt;&lt;urls&gt;&lt;related-urls&gt;&lt;url&gt;http://jech.bmj.com/content/58/7/538.abstract&lt;/url&gt;&lt;url&gt;https://www.ncbi.nlm.nih.gov/pmc/articles/PMC1732833/pdf/v058p00538.pdf&lt;/url&gt;&lt;/related-urls&gt;&lt;/urls&gt;&lt;/record&gt;&lt;/Cite&gt;&lt;/EndNote&gt;</w:instrText>
      </w:r>
      <w:r w:rsidRPr="005928F3">
        <w:rPr>
          <w:rFonts w:ascii="Times New Roman" w:hAnsi="Times New Roman" w:cs="Times New Roman"/>
        </w:rPr>
        <w:fldChar w:fldCharType="separate"/>
      </w:r>
      <w:r w:rsidR="00075A5F">
        <w:rPr>
          <w:rFonts w:ascii="Times New Roman" w:hAnsi="Times New Roman" w:cs="Times New Roman"/>
          <w:noProof/>
        </w:rPr>
        <w:t>(15, p. 539)</w:t>
      </w:r>
      <w:r w:rsidRPr="005928F3">
        <w:rPr>
          <w:rFonts w:ascii="Times New Roman" w:hAnsi="Times New Roman" w:cs="Times New Roman"/>
        </w:rPr>
        <w:fldChar w:fldCharType="end"/>
      </w:r>
    </w:p>
    <w:p w14:paraId="3284AA2F" w14:textId="0B615A4C" w:rsidR="00162E86" w:rsidRPr="005928F3" w:rsidRDefault="00EB4053" w:rsidP="000F5183">
      <w:pPr>
        <w:spacing w:line="480" w:lineRule="auto"/>
        <w:rPr>
          <w:rFonts w:ascii="Times New Roman" w:hAnsi="Times New Roman" w:cs="Times New Roman"/>
        </w:rPr>
      </w:pPr>
      <w:r w:rsidRPr="005928F3">
        <w:rPr>
          <w:rFonts w:ascii="Times New Roman" w:hAnsi="Times New Roman" w:cs="Times New Roman"/>
        </w:rPr>
        <w:t>Various evidence-based clinical medicine and public health protagonists such as WHO and P</w:t>
      </w:r>
      <w:r w:rsidR="005068DE" w:rsidRPr="005928F3">
        <w:rPr>
          <w:rFonts w:ascii="Times New Roman" w:hAnsi="Times New Roman" w:cs="Times New Roman"/>
        </w:rPr>
        <w:t xml:space="preserve">ublic Health England </w:t>
      </w:r>
      <w:r w:rsidRPr="005928F3">
        <w:rPr>
          <w:rFonts w:ascii="Times New Roman" w:hAnsi="Times New Roman" w:cs="Times New Roman"/>
        </w:rPr>
        <w:t xml:space="preserve">have stated that research evidence can and should inform policy decisions. Despite the criticisms of the hierarchy of evidence, EBM has been successful in providing a framework for integrating research evidence into the delivery of health care. </w:t>
      </w:r>
    </w:p>
    <w:p w14:paraId="6BDF04B6" w14:textId="697808AD" w:rsidR="007E6893" w:rsidRPr="005928F3" w:rsidRDefault="00BF630E" w:rsidP="00954B4C">
      <w:pPr>
        <w:pStyle w:val="BodyText"/>
        <w:spacing w:line="480" w:lineRule="auto"/>
        <w:rPr>
          <w:rFonts w:ascii="Times New Roman" w:hAnsi="Times New Roman" w:cs="Times New Roman"/>
        </w:rPr>
      </w:pPr>
      <w:r w:rsidRPr="005928F3">
        <w:rPr>
          <w:rFonts w:ascii="Times New Roman" w:hAnsi="Times New Roman" w:cs="Times New Roman"/>
        </w:rPr>
        <w:t>This research aims to explore the s</w:t>
      </w:r>
      <w:r w:rsidR="00FD7ABF" w:rsidRPr="005928F3">
        <w:rPr>
          <w:rFonts w:ascii="Times New Roman" w:hAnsi="Times New Roman" w:cs="Times New Roman"/>
        </w:rPr>
        <w:t>our</w:t>
      </w:r>
      <w:r w:rsidR="00212B38" w:rsidRPr="005928F3">
        <w:rPr>
          <w:rFonts w:ascii="Times New Roman" w:hAnsi="Times New Roman" w:cs="Times New Roman"/>
        </w:rPr>
        <w:t>c</w:t>
      </w:r>
      <w:r w:rsidR="00FD7ABF" w:rsidRPr="005928F3">
        <w:rPr>
          <w:rFonts w:ascii="Times New Roman" w:hAnsi="Times New Roman" w:cs="Times New Roman"/>
        </w:rPr>
        <w:t>es of evidence drawn upon by public health bodies when making policy recommendations.</w:t>
      </w:r>
      <w:r w:rsidRPr="005928F3">
        <w:rPr>
          <w:rFonts w:ascii="Times New Roman" w:hAnsi="Times New Roman" w:cs="Times New Roman"/>
        </w:rPr>
        <w:t xml:space="preserve"> Due to the e</w:t>
      </w:r>
      <w:r w:rsidR="00BD3ACF" w:rsidRPr="005928F3">
        <w:rPr>
          <w:rFonts w:ascii="Times New Roman" w:hAnsi="Times New Roman" w:cs="Times New Roman"/>
        </w:rPr>
        <w:t>vidence underpinning e-cigare</w:t>
      </w:r>
      <w:r w:rsidRPr="005928F3">
        <w:rPr>
          <w:rFonts w:ascii="Times New Roman" w:hAnsi="Times New Roman" w:cs="Times New Roman"/>
        </w:rPr>
        <w:t>ttes policy recommendations being</w:t>
      </w:r>
      <w:r w:rsidR="00BD3ACF" w:rsidRPr="005928F3">
        <w:rPr>
          <w:rFonts w:ascii="Times New Roman" w:hAnsi="Times New Roman" w:cs="Times New Roman"/>
        </w:rPr>
        <w:t xml:space="preserve"> necessarily limited due to the novelty of the technology </w:t>
      </w:r>
      <w:r w:rsidR="00A5171A" w:rsidRPr="005928F3">
        <w:rPr>
          <w:rFonts w:ascii="Times New Roman" w:hAnsi="Times New Roman" w:cs="Times New Roman"/>
        </w:rPr>
        <w:t>we</w:t>
      </w:r>
      <w:r w:rsidR="001719FE" w:rsidRPr="005928F3">
        <w:rPr>
          <w:rFonts w:ascii="Times New Roman" w:hAnsi="Times New Roman" w:cs="Times New Roman"/>
        </w:rPr>
        <w:t xml:space="preserve"> have selected e-cigarettes as</w:t>
      </w:r>
      <w:r w:rsidR="00A5171A" w:rsidRPr="005928F3">
        <w:rPr>
          <w:rFonts w:ascii="Times New Roman" w:hAnsi="Times New Roman" w:cs="Times New Roman"/>
        </w:rPr>
        <w:t xml:space="preserve"> a case study to explore this issue. This next section will provide a brief background on e-cigarettes. </w:t>
      </w:r>
    </w:p>
    <w:p w14:paraId="3A5307A5" w14:textId="68A13D60" w:rsidR="00FD7ABF" w:rsidRDefault="0066725F" w:rsidP="00954B4C">
      <w:pPr>
        <w:spacing w:line="480" w:lineRule="auto"/>
        <w:rPr>
          <w:rFonts w:ascii="Times New Roman" w:hAnsi="Times New Roman" w:cs="Times New Roman"/>
        </w:rPr>
      </w:pPr>
      <w:r w:rsidRPr="005928F3">
        <w:rPr>
          <w:rFonts w:ascii="Times New Roman" w:hAnsi="Times New Roman" w:cs="Times New Roman"/>
        </w:rPr>
        <w:t>Electronic nicotine delivery systems (ENDS)</w:t>
      </w:r>
      <w:r w:rsidR="009A0807" w:rsidRPr="005928F3">
        <w:rPr>
          <w:rFonts w:ascii="Times New Roman" w:hAnsi="Times New Roman" w:cs="Times New Roman"/>
          <w:color w:val="202124"/>
          <w:lang w:val="en-US"/>
        </w:rPr>
        <w:t xml:space="preserve"> have been the subject of a m</w:t>
      </w:r>
      <w:r w:rsidR="006B6CDA" w:rsidRPr="005928F3">
        <w:rPr>
          <w:rFonts w:ascii="Times New Roman" w:hAnsi="Times New Roman" w:cs="Times New Roman"/>
          <w:color w:val="202124"/>
          <w:lang w:val="en-US"/>
        </w:rPr>
        <w:t>uch heated scientific and</w:t>
      </w:r>
      <w:r w:rsidR="009A0807" w:rsidRPr="005928F3">
        <w:rPr>
          <w:rFonts w:ascii="Times New Roman" w:hAnsi="Times New Roman" w:cs="Times New Roman"/>
          <w:color w:val="202124"/>
          <w:lang w:val="en-US"/>
        </w:rPr>
        <w:t xml:space="preserve"> political debate</w:t>
      </w:r>
      <w:r w:rsidR="00075A5F">
        <w:rPr>
          <w:rFonts w:ascii="Times New Roman" w:hAnsi="Times New Roman" w:cs="Times New Roman"/>
          <w:color w:val="202124"/>
          <w:lang w:val="en-US"/>
        </w:rPr>
        <w:t xml:space="preserve"> </w:t>
      </w:r>
      <w:r w:rsidR="00075A5F">
        <w:rPr>
          <w:rFonts w:ascii="Times New Roman" w:hAnsi="Times New Roman" w:cs="Times New Roman"/>
          <w:color w:val="202124"/>
          <w:lang w:val="en-US"/>
        </w:rPr>
        <w:fldChar w:fldCharType="begin">
          <w:fldData xml:space="preserve">PEVuZE5vdGU+PENpdGU+PEF1dGhvcj5XZWlzaGFhcjwvQXV0aG9yPjxZZWFyPjIwMTk8L1llYXI+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</w:fldData>
        </w:fldChar>
      </w:r>
      <w:r w:rsidR="00075A5F">
        <w:rPr>
          <w:rFonts w:ascii="Times New Roman" w:hAnsi="Times New Roman" w:cs="Times New Roman"/>
          <w:color w:val="202124"/>
          <w:lang w:val="en-US"/>
        </w:rPr>
        <w:instrText xml:space="preserve"> ADDIN EN.CITE </w:instrText>
      </w:r>
      <w:r w:rsidR="00075A5F">
        <w:rPr>
          <w:rFonts w:ascii="Times New Roman" w:hAnsi="Times New Roman" w:cs="Times New Roman"/>
          <w:color w:val="202124"/>
          <w:lang w:val="en-US"/>
        </w:rPr>
        <w:fldChar w:fldCharType="begin">
          <w:fldData xml:space="preserve">PEVuZE5vdGU+PENpdGU+PEF1dGhvcj5XZWlzaGFhcjwvQXV0aG9yPjxZZWFyPjIwMTk8L1llYXI+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</w:fldData>
        </w:fldChar>
      </w:r>
      <w:r w:rsidR="00075A5F">
        <w:rPr>
          <w:rFonts w:ascii="Times New Roman" w:hAnsi="Times New Roman" w:cs="Times New Roman"/>
          <w:color w:val="202124"/>
          <w:lang w:val="en-US"/>
        </w:rPr>
        <w:instrText xml:space="preserve"> ADDIN EN.CITE.DATA </w:instrText>
      </w:r>
      <w:r w:rsidR="00075A5F">
        <w:rPr>
          <w:rFonts w:ascii="Times New Roman" w:hAnsi="Times New Roman" w:cs="Times New Roman"/>
          <w:color w:val="202124"/>
          <w:lang w:val="en-US"/>
        </w:rPr>
      </w:r>
      <w:r w:rsidR="00075A5F">
        <w:rPr>
          <w:rFonts w:ascii="Times New Roman" w:hAnsi="Times New Roman" w:cs="Times New Roman"/>
          <w:color w:val="202124"/>
          <w:lang w:val="en-US"/>
        </w:rPr>
        <w:fldChar w:fldCharType="end"/>
      </w:r>
      <w:r w:rsidR="00075A5F">
        <w:rPr>
          <w:rFonts w:ascii="Times New Roman" w:hAnsi="Times New Roman" w:cs="Times New Roman"/>
          <w:color w:val="202124"/>
          <w:lang w:val="en-US"/>
        </w:rPr>
      </w:r>
      <w:r w:rsidR="00075A5F">
        <w:rPr>
          <w:rFonts w:ascii="Times New Roman" w:hAnsi="Times New Roman" w:cs="Times New Roman"/>
          <w:color w:val="202124"/>
          <w:lang w:val="en-US"/>
        </w:rPr>
        <w:fldChar w:fldCharType="separate"/>
      </w:r>
      <w:r w:rsidR="00075A5F">
        <w:rPr>
          <w:rFonts w:ascii="Times New Roman" w:hAnsi="Times New Roman" w:cs="Times New Roman"/>
          <w:noProof/>
          <w:color w:val="202124"/>
          <w:lang w:val="en-US"/>
        </w:rPr>
        <w:t>(16, 17)</w:t>
      </w:r>
      <w:r w:rsidR="00075A5F">
        <w:rPr>
          <w:rFonts w:ascii="Times New Roman" w:hAnsi="Times New Roman" w:cs="Times New Roman"/>
          <w:color w:val="202124"/>
          <w:lang w:val="en-US"/>
        </w:rPr>
        <w:fldChar w:fldCharType="end"/>
      </w:r>
      <w:r w:rsidR="009A0807" w:rsidRPr="005928F3">
        <w:rPr>
          <w:rFonts w:ascii="Times New Roman" w:hAnsi="Times New Roman" w:cs="Times New Roman"/>
          <w:color w:val="202124"/>
          <w:lang w:val="en-US"/>
        </w:rPr>
        <w:t>.</w:t>
      </w:r>
      <w:r w:rsidR="00910FB1" w:rsidRPr="005928F3">
        <w:rPr>
          <w:rFonts w:ascii="Times New Roman" w:hAnsi="Times New Roman" w:cs="Times New Roman"/>
          <w:color w:val="202124"/>
          <w:lang w:val="en-US"/>
        </w:rPr>
        <w:t xml:space="preserve"> </w:t>
      </w:r>
      <w:r w:rsidR="00910FB1" w:rsidRPr="005928F3">
        <w:rPr>
          <w:rFonts w:ascii="Times New Roman" w:hAnsi="Times New Roman" w:cs="Times New Roman"/>
          <w:spacing w:val="-2"/>
        </w:rPr>
        <w:t>E-cigarettes are the most generic form of ENDS.</w:t>
      </w:r>
      <w:r w:rsidR="00FF5BD6" w:rsidRPr="005928F3">
        <w:rPr>
          <w:rFonts w:ascii="Times New Roman" w:hAnsi="Times New Roman" w:cs="Times New Roman"/>
          <w:color w:val="202124"/>
          <w:lang w:val="en-US"/>
        </w:rPr>
        <w:t xml:space="preserve"> L</w:t>
      </w:r>
      <w:r w:rsidR="009A0807" w:rsidRPr="005928F3">
        <w:rPr>
          <w:rFonts w:ascii="Times New Roman" w:hAnsi="Times New Roman" w:cs="Times New Roman"/>
          <w:color w:val="202124"/>
          <w:lang w:val="en-US"/>
        </w:rPr>
        <w:t>ittle research ha</w:t>
      </w:r>
      <w:r w:rsidR="00910FB1" w:rsidRPr="005928F3">
        <w:rPr>
          <w:rFonts w:ascii="Times New Roman" w:hAnsi="Times New Roman" w:cs="Times New Roman"/>
          <w:color w:val="202124"/>
          <w:lang w:val="en-US"/>
        </w:rPr>
        <w:t xml:space="preserve">s been conducted into the sources of evidence drawn upon when developing policy recommendations or </w:t>
      </w:r>
      <w:r w:rsidR="006D2301" w:rsidRPr="005928F3">
        <w:rPr>
          <w:rFonts w:ascii="Times New Roman" w:hAnsi="Times New Roman" w:cs="Times New Roman"/>
          <w:color w:val="202124"/>
          <w:lang w:val="en-US"/>
        </w:rPr>
        <w:t>position</w:t>
      </w:r>
      <w:r w:rsidR="00910FB1" w:rsidRPr="005928F3">
        <w:rPr>
          <w:rFonts w:ascii="Times New Roman" w:hAnsi="Times New Roman" w:cs="Times New Roman"/>
          <w:color w:val="202124"/>
          <w:lang w:val="en-US"/>
        </w:rPr>
        <w:t xml:space="preserve"> statements</w:t>
      </w:r>
      <w:r w:rsidR="006D2301" w:rsidRPr="005928F3">
        <w:rPr>
          <w:rFonts w:ascii="Times New Roman" w:hAnsi="Times New Roman" w:cs="Times New Roman"/>
          <w:color w:val="202124"/>
          <w:lang w:val="en-US"/>
        </w:rPr>
        <w:t>.</w:t>
      </w:r>
      <w:r w:rsidR="00A16CA5" w:rsidRPr="005928F3">
        <w:rPr>
          <w:rFonts w:ascii="Times New Roman" w:hAnsi="Times New Roman" w:cs="Times New Roman"/>
          <w:color w:val="202124"/>
          <w:lang w:val="en-US"/>
        </w:rPr>
        <w:t xml:space="preserve"> </w:t>
      </w:r>
      <w:r w:rsidR="006B6CDA" w:rsidRPr="005928F3">
        <w:rPr>
          <w:rFonts w:ascii="Times New Roman" w:hAnsi="Times New Roman" w:cs="Times New Roman"/>
        </w:rPr>
        <w:t>Due to the rapid emergence of e-cigarettes, numerous public health bodies have released reports, guidelines and statements on their position on e-cigarettes.</w:t>
      </w:r>
      <w:r w:rsidR="007E6893" w:rsidRPr="005928F3">
        <w:rPr>
          <w:rFonts w:ascii="Times New Roman" w:hAnsi="Times New Roman" w:cs="Times New Roman"/>
        </w:rPr>
        <w:t xml:space="preserve"> Some public health bodies have actively encouraged e-cigarette use whilst others have raised concerns over introducing new health risks and renormalise tobacco smoking. </w:t>
      </w:r>
      <w:r w:rsidR="00DF2F0C" w:rsidRPr="005928F3">
        <w:rPr>
          <w:rFonts w:ascii="Times New Roman" w:hAnsi="Times New Roman" w:cs="Times New Roman"/>
        </w:rPr>
        <w:t>T</w:t>
      </w:r>
      <w:r w:rsidR="00BD3ACF" w:rsidRPr="005928F3">
        <w:rPr>
          <w:rFonts w:ascii="Times New Roman" w:hAnsi="Times New Roman" w:cs="Times New Roman"/>
        </w:rPr>
        <w:t xml:space="preserve">he novelty of the technology and the lack of long-term epidemiological studies </w:t>
      </w:r>
      <w:r w:rsidR="00BD3ACF" w:rsidRPr="005928F3">
        <w:rPr>
          <w:rFonts w:ascii="Times New Roman" w:hAnsi="Times New Roman" w:cs="Times New Roman"/>
        </w:rPr>
        <w:lastRenderedPageBreak/>
        <w:t>and trials</w:t>
      </w:r>
      <w:r w:rsidR="00DF2F0C" w:rsidRPr="005928F3">
        <w:rPr>
          <w:rFonts w:ascii="Times New Roman" w:hAnsi="Times New Roman" w:cs="Times New Roman"/>
        </w:rPr>
        <w:t xml:space="preserve"> ha</w:t>
      </w:r>
      <w:r w:rsidR="00872CEE" w:rsidRPr="005928F3">
        <w:rPr>
          <w:rFonts w:ascii="Times New Roman" w:hAnsi="Times New Roman" w:cs="Times New Roman"/>
        </w:rPr>
        <w:t>ve</w:t>
      </w:r>
      <w:r w:rsidR="00DF2F0C" w:rsidRPr="005928F3">
        <w:rPr>
          <w:rFonts w:ascii="Times New Roman" w:hAnsi="Times New Roman" w:cs="Times New Roman"/>
        </w:rPr>
        <w:t xml:space="preserve"> resulted in</w:t>
      </w:r>
      <w:r w:rsidR="00BD3ACF" w:rsidRPr="005928F3">
        <w:rPr>
          <w:rFonts w:ascii="Times New Roman" w:hAnsi="Times New Roman" w:cs="Times New Roman"/>
        </w:rPr>
        <w:t xml:space="preserve"> </w:t>
      </w:r>
      <w:r w:rsidR="00DF2F0C" w:rsidRPr="005928F3">
        <w:rPr>
          <w:rFonts w:ascii="Times New Roman" w:hAnsi="Times New Roman" w:cs="Times New Roman"/>
        </w:rPr>
        <w:t>the evidence underpinning e-cigarettes policy recommendations has be</w:t>
      </w:r>
      <w:r w:rsidR="00872CEE" w:rsidRPr="005928F3">
        <w:rPr>
          <w:rFonts w:ascii="Times New Roman" w:hAnsi="Times New Roman" w:cs="Times New Roman"/>
        </w:rPr>
        <w:t>en</w:t>
      </w:r>
      <w:r w:rsidR="00DF2F0C" w:rsidRPr="005928F3">
        <w:rPr>
          <w:rFonts w:ascii="Times New Roman" w:hAnsi="Times New Roman" w:cs="Times New Roman"/>
        </w:rPr>
        <w:t xml:space="preserve"> necessarily limited</w:t>
      </w:r>
      <w:r w:rsidR="006E24F5">
        <w:rPr>
          <w:rFonts w:ascii="Times New Roman" w:hAnsi="Times New Roman" w:cs="Times New Roman"/>
        </w:rPr>
        <w:t xml:space="preserve"> </w:t>
      </w:r>
      <w:r w:rsidR="006E24F5">
        <w:rPr>
          <w:rFonts w:ascii="Times New Roman" w:hAnsi="Times New Roman" w:cs="Times New Roman"/>
        </w:rPr>
        <w:fldChar w:fldCharType="begin"/>
      </w:r>
      <w:r w:rsidR="006E24F5">
        <w:rPr>
          <w:rFonts w:ascii="Times New Roman" w:hAnsi="Times New Roman" w:cs="Times New Roman"/>
        </w:rPr>
        <w:instrText xml:space="preserve"> ADDIN EN.CITE &lt;EndNote&gt;&lt;Cite&gt;&lt;Author&gt;Kaisar&lt;/Author&gt;&lt;Year&gt;2016&lt;/Year&gt;&lt;RecNum&gt;370&lt;/RecNum&gt;&lt;DisplayText&gt;(18)&lt;/DisplayText&gt;&lt;record&gt;&lt;rec-number&gt;370&lt;/rec-number&gt;&lt;foreign-keys&gt;&lt;key app="EN" db-id="d2dz5vafapfvd5ex9fl5zxz5vr95ffzwp5pt" timestamp="1529054971"&gt;370&lt;/key&gt;&lt;/foreign-keys&gt;&lt;ref-type name="Journal Article"&gt;17&lt;/ref-type&gt;&lt;contributors&gt;&lt;authors&gt;&lt;author&gt;Kaisar, Mohammad Abul&lt;/author&gt;&lt;author&gt;Prasad, Shikha&lt;/author&gt;&lt;author&gt;Liles, Tylor&lt;/author&gt;&lt;author&gt;Cucullo, Luca&lt;/author&gt;&lt;/authors&gt;&lt;/contributors&gt;&lt;titles&gt;&lt;title&gt;A decade of e-cigarettes: Limited research &amp;amp; unresolved safety concerns&lt;/title&gt;&lt;secondary-title&gt;Toxicology&lt;/secondary-title&gt;&lt;/titles&gt;&lt;periodical&gt;&lt;full-title&gt;Toxicology&lt;/full-title&gt;&lt;/periodical&gt;&lt;pages&gt;67-75&lt;/pages&gt;&lt;volume&gt;365&lt;/volume&gt;&lt;number&gt;Supplement C&lt;/number&gt;&lt;keywords&gt;&lt;keyword&gt;Electronic cigarettes&lt;/keyword&gt;&lt;keyword&gt;e-Liquids&lt;/keyword&gt;&lt;keyword&gt;Inflammation&lt;/keyword&gt;&lt;keyword&gt;Brain&lt;/keyword&gt;&lt;keyword&gt;Toxicology&lt;/keyword&gt;&lt;keyword&gt;Research&lt;/keyword&gt;&lt;keyword&gt;Alternatives&lt;/keyword&gt;&lt;keyword&gt;Teen smoking&lt;/keyword&gt;&lt;keyword&gt;Teen vaping&lt;/keyword&gt;&lt;/keywords&gt;&lt;dates&gt;&lt;year&gt;2016&lt;/year&gt;&lt;pub-dates&gt;&lt;date&gt;2016/07/15/&lt;/date&gt;&lt;/pub-dates&gt;&lt;/dates&gt;&lt;isbn&gt;0300-483X&lt;/isbn&gt;&lt;urls&gt;&lt;related-urls&gt;&lt;url&gt;http://www.sciencedirect.com/science/article/pii/S0300483X1630155X&lt;/url&gt;&lt;url&gt;https://ac.els-cdn.com/S0300483X1630155X/1-s2.0-S0300483X1630155X-main.pdf?_tid=e28f5816-0663-41ed-bee0-a0ec2b32a9b7&amp;amp;acdnat=1555505492_77028a3beda1a2fc957f04969125affd&lt;/url&gt;&lt;/related-urls&gt;&lt;/urls&gt;&lt;electronic-resource-num&gt;https://doi.org/10.1016/j.tox.2016.07.020&lt;/electronic-resource-num&gt;&lt;/record&gt;&lt;/Cite&gt;&lt;/EndNote&gt;</w:instrText>
      </w:r>
      <w:r w:rsidR="006E24F5">
        <w:rPr>
          <w:rFonts w:ascii="Times New Roman" w:hAnsi="Times New Roman" w:cs="Times New Roman"/>
        </w:rPr>
        <w:fldChar w:fldCharType="separate"/>
      </w:r>
      <w:r w:rsidR="006E24F5">
        <w:rPr>
          <w:rFonts w:ascii="Times New Roman" w:hAnsi="Times New Roman" w:cs="Times New Roman"/>
          <w:noProof/>
        </w:rPr>
        <w:t>(18)</w:t>
      </w:r>
      <w:r w:rsidR="006E24F5">
        <w:rPr>
          <w:rFonts w:ascii="Times New Roman" w:hAnsi="Times New Roman" w:cs="Times New Roman"/>
        </w:rPr>
        <w:fldChar w:fldCharType="end"/>
      </w:r>
      <w:r w:rsidR="00DF2F0C" w:rsidRPr="005928F3">
        <w:rPr>
          <w:rFonts w:ascii="Times New Roman" w:hAnsi="Times New Roman" w:cs="Times New Roman"/>
        </w:rPr>
        <w:t>.</w:t>
      </w:r>
      <w:r w:rsidR="006B6CDA" w:rsidRPr="005928F3">
        <w:rPr>
          <w:rFonts w:ascii="Times New Roman" w:hAnsi="Times New Roman" w:cs="Times New Roman"/>
        </w:rPr>
        <w:t xml:space="preserve"> Against this background of limited evidence, it is possible that different public health bodies have pursued different strategies and adopted different recommendations towards ENDS. </w:t>
      </w:r>
      <w:r w:rsidR="00B12385" w:rsidRPr="005928F3">
        <w:rPr>
          <w:rFonts w:ascii="Times New Roman" w:hAnsi="Times New Roman" w:cs="Times New Roman"/>
        </w:rPr>
        <w:t xml:space="preserve">The aim of this study is to investigate the sources of evidence used by public health bodies when making recommendations about e-cigarette policy. </w:t>
      </w:r>
    </w:p>
    <w:p w14:paraId="4A19C4AA" w14:textId="77777777" w:rsidR="00954B4C" w:rsidRPr="005928F3" w:rsidRDefault="00954B4C" w:rsidP="00954B4C">
      <w:pPr>
        <w:spacing w:line="480" w:lineRule="auto"/>
        <w:rPr>
          <w:rFonts w:ascii="Times New Roman" w:hAnsi="Times New Roman" w:cs="Times New Roman"/>
        </w:rPr>
      </w:pPr>
    </w:p>
    <w:p w14:paraId="33C851AC" w14:textId="3B4DA9A9" w:rsidR="00DD5071" w:rsidRPr="00D57EFB" w:rsidRDefault="00587E3E" w:rsidP="000F5183">
      <w:pPr>
        <w:pStyle w:val="Heading2"/>
        <w:spacing w:line="480" w:lineRule="auto"/>
        <w:ind w:left="576" w:hanging="576"/>
        <w:rPr>
          <w:rFonts w:ascii="Times New Roman" w:hAnsi="Times New Roman" w:cs="Times New Roman"/>
          <w:color w:val="FF0000"/>
          <w:sz w:val="20"/>
          <w:szCs w:val="20"/>
        </w:rPr>
      </w:pPr>
      <w:r w:rsidRPr="00E66333">
        <w:rPr>
          <w:rFonts w:ascii="Times New Roman" w:hAnsi="Times New Roman" w:cs="Times New Roman"/>
          <w:sz w:val="22"/>
          <w:szCs w:val="22"/>
        </w:rPr>
        <w:t>METHODS</w:t>
      </w:r>
      <w:r w:rsidR="00F27F37" w:rsidRPr="00D57EFB">
        <w:rPr>
          <w:rFonts w:ascii="Times New Roman" w:hAnsi="Times New Roman" w:cs="Times New Roman"/>
          <w:sz w:val="20"/>
          <w:szCs w:val="20"/>
        </w:rPr>
        <w:t xml:space="preserve"> </w:t>
      </w:r>
      <w:r w:rsidR="00F27F37" w:rsidRPr="00D57EFB">
        <w:rPr>
          <w:rFonts w:ascii="Times New Roman" w:hAnsi="Times New Roman" w:cs="Times New Roman"/>
          <w:color w:val="FF0000"/>
          <w:sz w:val="20"/>
          <w:szCs w:val="20"/>
        </w:rPr>
        <w:t>(</w:t>
      </w:r>
      <w:r w:rsidR="007C2FD1">
        <w:rPr>
          <w:rFonts w:ascii="Times New Roman" w:hAnsi="Times New Roman" w:cs="Times New Roman"/>
          <w:color w:val="FF0000"/>
          <w:sz w:val="20"/>
          <w:szCs w:val="20"/>
        </w:rPr>
        <w:t>453</w:t>
      </w:r>
      <w:r w:rsidR="00F33CBF" w:rsidRPr="00D57EFB">
        <w:rPr>
          <w:rFonts w:ascii="Times New Roman" w:hAnsi="Times New Roman" w:cs="Times New Roman"/>
          <w:color w:val="FF0000"/>
          <w:sz w:val="20"/>
          <w:szCs w:val="20"/>
        </w:rPr>
        <w:t>/</w:t>
      </w:r>
      <w:r w:rsidR="00F27F37" w:rsidRPr="00D57EFB">
        <w:rPr>
          <w:rFonts w:ascii="Times New Roman" w:hAnsi="Times New Roman" w:cs="Times New Roman"/>
          <w:color w:val="FF0000"/>
          <w:sz w:val="20"/>
          <w:szCs w:val="20"/>
        </w:rPr>
        <w:t>400)</w:t>
      </w:r>
      <w:r w:rsidR="00E36BBA" w:rsidRPr="00D57EFB">
        <w:rPr>
          <w:rFonts w:ascii="Times New Roman" w:hAnsi="Times New Roman" w:cs="Times New Roman"/>
          <w:color w:val="FF0000"/>
          <w:sz w:val="20"/>
          <w:szCs w:val="20"/>
        </w:rPr>
        <w:t xml:space="preserve"> </w:t>
      </w:r>
    </w:p>
    <w:p w14:paraId="0484140B" w14:textId="6418E4BF" w:rsidR="00620F11" w:rsidRDefault="00620F11" w:rsidP="00DC2C23">
      <w:pPr>
        <w:pStyle w:val="BodyText"/>
        <w:spacing w:line="480" w:lineRule="auto"/>
        <w:rPr>
          <w:rFonts w:ascii="Times New Roman" w:hAnsi="Times New Roman" w:cs="Times New Roman"/>
        </w:rPr>
      </w:pPr>
      <w:r w:rsidRPr="005928F3">
        <w:rPr>
          <w:rFonts w:ascii="Times New Roman" w:hAnsi="Times New Roman" w:cs="Times New Roman"/>
        </w:rPr>
        <w:t>Given our interest in understanding the sources of evidence drawn upon by public health bodies in relation to ENDS, we focused on ana</w:t>
      </w:r>
      <w:r w:rsidR="00212B38" w:rsidRPr="005928F3">
        <w:rPr>
          <w:rFonts w:ascii="Times New Roman" w:hAnsi="Times New Roman" w:cs="Times New Roman"/>
        </w:rPr>
        <w:t>ly</w:t>
      </w:r>
      <w:r w:rsidRPr="005928F3">
        <w:rPr>
          <w:rFonts w:ascii="Times New Roman" w:hAnsi="Times New Roman" w:cs="Times New Roman"/>
        </w:rPr>
        <w:t>sing the recomme</w:t>
      </w:r>
      <w:r w:rsidR="00212B38" w:rsidRPr="005928F3">
        <w:rPr>
          <w:rFonts w:ascii="Times New Roman" w:hAnsi="Times New Roman" w:cs="Times New Roman"/>
        </w:rPr>
        <w:t>n</w:t>
      </w:r>
      <w:r w:rsidRPr="005928F3">
        <w:rPr>
          <w:rFonts w:ascii="Times New Roman" w:hAnsi="Times New Roman" w:cs="Times New Roman"/>
        </w:rPr>
        <w:t xml:space="preserve">dations produced by various public health bodies. </w:t>
      </w:r>
      <w:r w:rsidR="00DC2C23">
        <w:rPr>
          <w:rFonts w:ascii="Times New Roman" w:hAnsi="Times New Roman" w:cs="Times New Roman"/>
        </w:rPr>
        <w:t xml:space="preserve"> </w:t>
      </w:r>
      <w:r w:rsidR="00DC2C23" w:rsidRPr="005928F3">
        <w:rPr>
          <w:rFonts w:ascii="Times New Roman" w:hAnsi="Times New Roman" w:cs="Times New Roman"/>
        </w:rPr>
        <w:t>Firstly,</w:t>
      </w:r>
      <w:r w:rsidRPr="005928F3">
        <w:rPr>
          <w:rFonts w:ascii="Times New Roman" w:hAnsi="Times New Roman" w:cs="Times New Roman"/>
        </w:rPr>
        <w:t xml:space="preserve"> we ident</w:t>
      </w:r>
      <w:r w:rsidR="00212B38" w:rsidRPr="005928F3">
        <w:rPr>
          <w:rFonts w:ascii="Times New Roman" w:hAnsi="Times New Roman" w:cs="Times New Roman"/>
        </w:rPr>
        <w:t>ifi</w:t>
      </w:r>
      <w:r w:rsidRPr="005928F3">
        <w:rPr>
          <w:rFonts w:ascii="Times New Roman" w:hAnsi="Times New Roman" w:cs="Times New Roman"/>
        </w:rPr>
        <w:t>ed the study contexts which we wanted to focus on. Then we sought to identify the most influential public health bodies within the chosen contexts. Having ide</w:t>
      </w:r>
      <w:r w:rsidR="00212B38" w:rsidRPr="005928F3">
        <w:rPr>
          <w:rFonts w:ascii="Times New Roman" w:hAnsi="Times New Roman" w:cs="Times New Roman"/>
        </w:rPr>
        <w:t>ntifi</w:t>
      </w:r>
      <w:r w:rsidRPr="005928F3">
        <w:rPr>
          <w:rFonts w:ascii="Times New Roman" w:hAnsi="Times New Roman" w:cs="Times New Roman"/>
        </w:rPr>
        <w:t xml:space="preserve">ed the </w:t>
      </w:r>
      <w:r w:rsidR="00DC2C23" w:rsidRPr="005928F3">
        <w:rPr>
          <w:rFonts w:ascii="Times New Roman" w:hAnsi="Times New Roman" w:cs="Times New Roman"/>
        </w:rPr>
        <w:t>documents,</w:t>
      </w:r>
      <w:r w:rsidRPr="005928F3">
        <w:rPr>
          <w:rFonts w:ascii="Times New Roman" w:hAnsi="Times New Roman" w:cs="Times New Roman"/>
        </w:rPr>
        <w:t xml:space="preserve"> we then used the method of citation network analysis to review the sources of evidence drawn upon. </w:t>
      </w:r>
    </w:p>
    <w:p w14:paraId="2A0C704B" w14:textId="77777777" w:rsidR="00395D60" w:rsidRPr="005928F3" w:rsidRDefault="00395D60" w:rsidP="00DC2C23">
      <w:pPr>
        <w:pStyle w:val="BodyText"/>
        <w:spacing w:line="480" w:lineRule="auto"/>
        <w:rPr>
          <w:rFonts w:ascii="Times New Roman" w:hAnsi="Times New Roman" w:cs="Times New Roman"/>
        </w:rPr>
      </w:pPr>
    </w:p>
    <w:p w14:paraId="65C1ED7D" w14:textId="119E98E2" w:rsidR="00DD5071" w:rsidRPr="005928F3" w:rsidRDefault="00DD5071" w:rsidP="000F5183">
      <w:pPr>
        <w:pStyle w:val="BodyText"/>
        <w:spacing w:line="480" w:lineRule="auto"/>
        <w:rPr>
          <w:rFonts w:ascii="Times New Roman" w:hAnsi="Times New Roman" w:cs="Times New Roman"/>
          <w:b/>
        </w:rPr>
      </w:pPr>
      <w:r w:rsidRPr="005928F3">
        <w:rPr>
          <w:rFonts w:ascii="Times New Roman" w:hAnsi="Times New Roman" w:cs="Times New Roman"/>
          <w:b/>
        </w:rPr>
        <w:t>Selection of study contexts</w:t>
      </w:r>
    </w:p>
    <w:p w14:paraId="1A75D18E" w14:textId="3A3CBF38" w:rsidR="00954B4C" w:rsidRDefault="00DD5071" w:rsidP="000F5183">
      <w:pPr>
        <w:pStyle w:val="BodyText"/>
        <w:spacing w:line="480" w:lineRule="auto"/>
        <w:rPr>
          <w:rFonts w:ascii="Times New Roman" w:hAnsi="Times New Roman" w:cs="Times New Roman"/>
        </w:rPr>
      </w:pPr>
      <w:r w:rsidRPr="005928F3">
        <w:rPr>
          <w:rFonts w:ascii="Times New Roman" w:hAnsi="Times New Roman" w:cs="Times New Roman"/>
        </w:rPr>
        <w:t>We purposively selected four different influential contexts important for setting the agenda on policy recommendation for e-cigarettes policy: WHO, UK, Australia and USA.</w:t>
      </w:r>
      <w:r w:rsidR="00620F11" w:rsidRPr="005928F3">
        <w:rPr>
          <w:rFonts w:ascii="Times New Roman" w:hAnsi="Times New Roman" w:cs="Times New Roman"/>
        </w:rPr>
        <w:t xml:space="preserve"> The UK has been seen to have a harm reduction app</w:t>
      </w:r>
      <w:r w:rsidR="00212B38" w:rsidRPr="005928F3">
        <w:rPr>
          <w:rFonts w:ascii="Times New Roman" w:hAnsi="Times New Roman" w:cs="Times New Roman"/>
        </w:rPr>
        <w:t>roach</w:t>
      </w:r>
      <w:r w:rsidR="00620F11" w:rsidRPr="005928F3">
        <w:rPr>
          <w:rFonts w:ascii="Times New Roman" w:hAnsi="Times New Roman" w:cs="Times New Roman"/>
        </w:rPr>
        <w:t xml:space="preserve"> to</w:t>
      </w:r>
      <w:r w:rsidR="000224B0" w:rsidRPr="005928F3">
        <w:rPr>
          <w:rFonts w:ascii="Times New Roman" w:hAnsi="Times New Roman" w:cs="Times New Roman"/>
        </w:rPr>
        <w:t>wards e-cigarettes, arguing that smokers should be encoura</w:t>
      </w:r>
      <w:r w:rsidR="00872CEE" w:rsidRPr="005928F3">
        <w:rPr>
          <w:rFonts w:ascii="Times New Roman" w:hAnsi="Times New Roman" w:cs="Times New Roman"/>
        </w:rPr>
        <w:t xml:space="preserve">ged to switch to e-cigarettes. </w:t>
      </w:r>
      <w:r w:rsidR="000224B0" w:rsidRPr="005928F3">
        <w:rPr>
          <w:rFonts w:ascii="Times New Roman" w:hAnsi="Times New Roman" w:cs="Times New Roman"/>
        </w:rPr>
        <w:t>Whereas WHO, Australia</w:t>
      </w:r>
      <w:r w:rsidR="00212B38" w:rsidRPr="005928F3">
        <w:rPr>
          <w:rFonts w:ascii="Times New Roman" w:hAnsi="Times New Roman" w:cs="Times New Roman"/>
        </w:rPr>
        <w:t>,</w:t>
      </w:r>
      <w:r w:rsidR="000224B0" w:rsidRPr="005928F3">
        <w:rPr>
          <w:rFonts w:ascii="Times New Roman" w:hAnsi="Times New Roman" w:cs="Times New Roman"/>
        </w:rPr>
        <w:t xml:space="preserve"> and USA have adopted a</w:t>
      </w:r>
      <w:r w:rsidR="00C71DD3">
        <w:rPr>
          <w:rFonts w:ascii="Times New Roman" w:hAnsi="Times New Roman" w:cs="Times New Roman"/>
        </w:rPr>
        <w:t xml:space="preserve"> precautionary</w:t>
      </w:r>
      <w:r w:rsidR="000224B0" w:rsidRPr="005928F3">
        <w:rPr>
          <w:rFonts w:ascii="Times New Roman" w:hAnsi="Times New Roman" w:cs="Times New Roman"/>
        </w:rPr>
        <w:t xml:space="preserve"> approach, arguing that smokers should be encouraged to quit smoking and not switch to e-cigarettes. </w:t>
      </w:r>
      <w:r w:rsidRPr="005928F3">
        <w:rPr>
          <w:rFonts w:ascii="Times New Roman" w:hAnsi="Times New Roman" w:cs="Times New Roman"/>
        </w:rPr>
        <w:t xml:space="preserve">Key public health bodies in each context were </w:t>
      </w:r>
      <w:r w:rsidRPr="005928F3">
        <w:rPr>
          <w:rFonts w:ascii="Times New Roman" w:hAnsi="Times New Roman" w:cs="Times New Roman"/>
        </w:rPr>
        <w:lastRenderedPageBreak/>
        <w:t xml:space="preserve">identified using an online search supplemented by contacting experts in the field in each context. </w:t>
      </w:r>
    </w:p>
    <w:p w14:paraId="4780963E" w14:textId="77777777" w:rsidR="00395D60" w:rsidRDefault="00395D60" w:rsidP="000F5183">
      <w:pPr>
        <w:pStyle w:val="BodyText"/>
        <w:spacing w:line="480" w:lineRule="auto"/>
        <w:rPr>
          <w:rFonts w:ascii="Times New Roman" w:hAnsi="Times New Roman" w:cs="Times New Roman"/>
        </w:rPr>
      </w:pPr>
    </w:p>
    <w:p w14:paraId="574FE47D" w14:textId="77777777" w:rsidR="00DD5071" w:rsidRPr="005928F3" w:rsidRDefault="00DD5071" w:rsidP="000F5183">
      <w:pPr>
        <w:pStyle w:val="Heading3"/>
        <w:spacing w:line="480" w:lineRule="auto"/>
        <w:ind w:left="720" w:hanging="720"/>
        <w:rPr>
          <w:rFonts w:ascii="Times New Roman" w:hAnsi="Times New Roman" w:cs="Times New Roman"/>
          <w:sz w:val="22"/>
        </w:rPr>
      </w:pPr>
      <w:r w:rsidRPr="005928F3">
        <w:rPr>
          <w:rFonts w:ascii="Times New Roman" w:hAnsi="Times New Roman" w:cs="Times New Roman"/>
          <w:sz w:val="22"/>
        </w:rPr>
        <w:t>Identification of sample</w:t>
      </w:r>
    </w:p>
    <w:p w14:paraId="3E12E469" w14:textId="1DC720B6" w:rsidR="006277FE" w:rsidRPr="005928F3" w:rsidRDefault="00DD5071" w:rsidP="000F5183">
      <w:pPr>
        <w:spacing w:line="480" w:lineRule="auto"/>
        <w:rPr>
          <w:rFonts w:ascii="Times New Roman" w:hAnsi="Times New Roman" w:cs="Times New Roman"/>
        </w:rPr>
      </w:pPr>
      <w:r w:rsidRPr="005928F3">
        <w:rPr>
          <w:rFonts w:ascii="Times New Roman" w:hAnsi="Times New Roman" w:cs="Times New Roman"/>
        </w:rPr>
        <w:t>Within each of the chosen contexts, we sought to identify the most influential public health bodies which had produced public health guidelines. We carried out a structured search of the internet and seeking feedback from relevant experts</w:t>
      </w:r>
      <w:r w:rsidR="00AE42EF" w:rsidRPr="005928F3">
        <w:rPr>
          <w:rFonts w:ascii="Times New Roman" w:hAnsi="Times New Roman" w:cs="Times New Roman"/>
        </w:rPr>
        <w:t xml:space="preserve"> across the contexts. </w:t>
      </w:r>
      <w:r w:rsidR="000B31BC" w:rsidRPr="005928F3">
        <w:rPr>
          <w:rFonts w:ascii="Times New Roman" w:hAnsi="Times New Roman" w:cs="Times New Roman"/>
        </w:rPr>
        <w:fldChar w:fldCharType="begin"/>
      </w:r>
      <w:r w:rsidR="000B31BC" w:rsidRPr="005928F3">
        <w:rPr>
          <w:rFonts w:ascii="Times New Roman" w:hAnsi="Times New Roman" w:cs="Times New Roman"/>
        </w:rPr>
        <w:instrText xml:space="preserve"> REF _Ref24105443 \h  \* MERGEFORMAT </w:instrText>
      </w:r>
      <w:r w:rsidR="000B31BC" w:rsidRPr="005928F3">
        <w:rPr>
          <w:rFonts w:ascii="Times New Roman" w:hAnsi="Times New Roman" w:cs="Times New Roman"/>
        </w:rPr>
      </w:r>
      <w:r w:rsidR="000B31BC" w:rsidRPr="005928F3">
        <w:rPr>
          <w:rFonts w:ascii="Times New Roman" w:hAnsi="Times New Roman" w:cs="Times New Roman"/>
        </w:rPr>
        <w:fldChar w:fldCharType="separate"/>
      </w:r>
      <w:r w:rsidR="000B31BC" w:rsidRPr="005928F3">
        <w:rPr>
          <w:rFonts w:ascii="Times New Roman" w:hAnsi="Times New Roman" w:cs="Times New Roman"/>
        </w:rPr>
        <w:t xml:space="preserve">Table </w:t>
      </w:r>
      <w:r w:rsidR="000B31BC" w:rsidRPr="005928F3">
        <w:rPr>
          <w:rFonts w:ascii="Times New Roman" w:hAnsi="Times New Roman" w:cs="Times New Roman"/>
          <w:noProof/>
        </w:rPr>
        <w:t>1</w:t>
      </w:r>
      <w:r w:rsidR="000B31BC" w:rsidRPr="005928F3">
        <w:rPr>
          <w:rFonts w:ascii="Times New Roman" w:hAnsi="Times New Roman" w:cs="Times New Roman"/>
        </w:rPr>
        <w:fldChar w:fldCharType="end"/>
      </w:r>
      <w:r w:rsidR="000B31BC" w:rsidRPr="005928F3">
        <w:rPr>
          <w:rFonts w:ascii="Times New Roman" w:hAnsi="Times New Roman" w:cs="Times New Roman"/>
        </w:rPr>
        <w:t xml:space="preserve"> illustrates the public health bodies identified, their relevant context and if a document was found for analysis.  </w:t>
      </w:r>
    </w:p>
    <w:p w14:paraId="0B14A17B" w14:textId="244247BF" w:rsidR="006277FE" w:rsidRPr="005928F3" w:rsidRDefault="006277FE" w:rsidP="000F5183">
      <w:pPr>
        <w:spacing w:line="480" w:lineRule="auto"/>
        <w:rPr>
          <w:rFonts w:ascii="Times New Roman" w:hAnsi="Times New Roman" w:cs="Times New Roman"/>
        </w:rPr>
      </w:pPr>
      <w:r w:rsidRPr="005928F3">
        <w:rPr>
          <w:rFonts w:ascii="Times New Roman" w:hAnsi="Times New Roman" w:cs="Times New Roman"/>
        </w:rPr>
        <w:t xml:space="preserve">We then identified available guidelines by searching each organisations’ websites using the key terms “e-cigarettes”, “electronic cigarettes”, “e-liquids”, and “tobacco”. Citation lists within the identified documents were examined for additional relevant guidelines.  </w:t>
      </w:r>
    </w:p>
    <w:tbl>
      <w:tblPr>
        <w:tblStyle w:val="TableGrid"/>
        <w:tblpPr w:leftFromText="180" w:rightFromText="180" w:vertAnchor="text" w:horzAnchor="margin" w:tblpY="-19"/>
        <w:tblW w:w="0" w:type="auto"/>
        <w:tblLook w:val="04A0" w:firstRow="1" w:lastRow="0" w:firstColumn="1" w:lastColumn="0" w:noHBand="0" w:noVBand="1"/>
      </w:tblPr>
      <w:tblGrid>
        <w:gridCol w:w="1129"/>
        <w:gridCol w:w="4820"/>
        <w:gridCol w:w="2551"/>
      </w:tblGrid>
      <w:tr w:rsidR="000810EF" w:rsidRPr="005928F3" w14:paraId="3EBB8479" w14:textId="77777777" w:rsidTr="000810EF">
        <w:tc>
          <w:tcPr>
            <w:tcW w:w="1129" w:type="dxa"/>
          </w:tcPr>
          <w:p w14:paraId="1F131416" w14:textId="77777777" w:rsidR="000810EF" w:rsidRPr="00D57EFB" w:rsidRDefault="000810EF" w:rsidP="000810EF">
            <w:pPr>
              <w:rPr>
                <w:rFonts w:ascii="Times New Roman" w:hAnsi="Times New Roman" w:cs="Times New Roman"/>
                <w:b/>
                <w:bCs/>
                <w:sz w:val="16"/>
                <w:szCs w:val="16"/>
              </w:rPr>
            </w:pPr>
            <w:r w:rsidRPr="00D57EFB">
              <w:rPr>
                <w:rFonts w:ascii="Times New Roman" w:hAnsi="Times New Roman" w:cs="Times New Roman"/>
                <w:b/>
                <w:bCs/>
                <w:sz w:val="16"/>
                <w:szCs w:val="16"/>
              </w:rPr>
              <w:t>Context</w:t>
            </w:r>
          </w:p>
        </w:tc>
        <w:tc>
          <w:tcPr>
            <w:tcW w:w="4820" w:type="dxa"/>
          </w:tcPr>
          <w:p w14:paraId="39F64A10" w14:textId="77777777" w:rsidR="000810EF" w:rsidRPr="00D57EFB" w:rsidRDefault="000810EF" w:rsidP="000810EF">
            <w:pPr>
              <w:rPr>
                <w:rFonts w:ascii="Times New Roman" w:hAnsi="Times New Roman" w:cs="Times New Roman"/>
                <w:b/>
                <w:bCs/>
                <w:sz w:val="16"/>
                <w:szCs w:val="16"/>
              </w:rPr>
            </w:pPr>
            <w:r w:rsidRPr="00D57EFB">
              <w:rPr>
                <w:rFonts w:ascii="Times New Roman" w:hAnsi="Times New Roman" w:cs="Times New Roman"/>
                <w:b/>
                <w:bCs/>
                <w:sz w:val="16"/>
                <w:szCs w:val="16"/>
              </w:rPr>
              <w:t xml:space="preserve">Public Health body </w:t>
            </w:r>
          </w:p>
        </w:tc>
        <w:tc>
          <w:tcPr>
            <w:tcW w:w="2551" w:type="dxa"/>
          </w:tcPr>
          <w:p w14:paraId="388418E3" w14:textId="77777777" w:rsidR="000810EF" w:rsidRPr="00D57EFB" w:rsidRDefault="000810EF" w:rsidP="000810EF">
            <w:pPr>
              <w:rPr>
                <w:rFonts w:ascii="Times New Roman" w:hAnsi="Times New Roman" w:cs="Times New Roman"/>
                <w:b/>
                <w:bCs/>
                <w:sz w:val="16"/>
                <w:szCs w:val="16"/>
              </w:rPr>
            </w:pPr>
            <w:r w:rsidRPr="00D57EFB">
              <w:rPr>
                <w:rFonts w:ascii="Times New Roman" w:hAnsi="Times New Roman" w:cs="Times New Roman"/>
                <w:b/>
                <w:bCs/>
                <w:sz w:val="16"/>
                <w:szCs w:val="16"/>
              </w:rPr>
              <w:t>Document found/selected (Y/N)</w:t>
            </w:r>
          </w:p>
        </w:tc>
      </w:tr>
      <w:tr w:rsidR="000810EF" w:rsidRPr="005928F3" w14:paraId="682B2C8E" w14:textId="77777777" w:rsidTr="000810EF">
        <w:tc>
          <w:tcPr>
            <w:tcW w:w="1129" w:type="dxa"/>
          </w:tcPr>
          <w:p w14:paraId="3AD5DECA"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International</w:t>
            </w:r>
          </w:p>
        </w:tc>
        <w:tc>
          <w:tcPr>
            <w:tcW w:w="4820" w:type="dxa"/>
          </w:tcPr>
          <w:p w14:paraId="39D0B424"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World Health Organisation (WHO)</w:t>
            </w:r>
          </w:p>
        </w:tc>
        <w:tc>
          <w:tcPr>
            <w:tcW w:w="2551" w:type="dxa"/>
          </w:tcPr>
          <w:p w14:paraId="169B8ADE"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35967799" w14:textId="77777777" w:rsidTr="000810EF">
        <w:trPr>
          <w:trHeight w:val="156"/>
        </w:trPr>
        <w:tc>
          <w:tcPr>
            <w:tcW w:w="1129" w:type="dxa"/>
            <w:vMerge w:val="restart"/>
          </w:tcPr>
          <w:p w14:paraId="5B592F7B"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UK</w:t>
            </w:r>
          </w:p>
        </w:tc>
        <w:tc>
          <w:tcPr>
            <w:tcW w:w="4820" w:type="dxa"/>
          </w:tcPr>
          <w:p w14:paraId="077F711B"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Public Health England (PHE)</w:t>
            </w:r>
          </w:p>
        </w:tc>
        <w:tc>
          <w:tcPr>
            <w:tcW w:w="2551" w:type="dxa"/>
          </w:tcPr>
          <w:p w14:paraId="3F22D01B"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2D9604D1" w14:textId="77777777" w:rsidTr="000810EF">
        <w:tc>
          <w:tcPr>
            <w:tcW w:w="1129" w:type="dxa"/>
            <w:vMerge/>
          </w:tcPr>
          <w:p w14:paraId="6876EF9D" w14:textId="77777777" w:rsidR="000810EF" w:rsidRPr="00D57EFB" w:rsidRDefault="000810EF" w:rsidP="000810EF">
            <w:pPr>
              <w:rPr>
                <w:rFonts w:ascii="Times New Roman" w:hAnsi="Times New Roman" w:cs="Times New Roman"/>
                <w:sz w:val="16"/>
                <w:szCs w:val="16"/>
              </w:rPr>
            </w:pPr>
          </w:p>
        </w:tc>
        <w:tc>
          <w:tcPr>
            <w:tcW w:w="4820" w:type="dxa"/>
          </w:tcPr>
          <w:p w14:paraId="35D33B5E"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The National Institute for Health and Care Excellence (NICE)</w:t>
            </w:r>
          </w:p>
        </w:tc>
        <w:tc>
          <w:tcPr>
            <w:tcW w:w="2551" w:type="dxa"/>
          </w:tcPr>
          <w:p w14:paraId="03995D1E"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0F170871" w14:textId="77777777" w:rsidTr="000810EF">
        <w:tc>
          <w:tcPr>
            <w:tcW w:w="1129" w:type="dxa"/>
            <w:vMerge/>
          </w:tcPr>
          <w:p w14:paraId="6F439340" w14:textId="77777777" w:rsidR="000810EF" w:rsidRPr="00D57EFB" w:rsidRDefault="000810EF" w:rsidP="000810EF">
            <w:pPr>
              <w:rPr>
                <w:rFonts w:ascii="Times New Roman" w:hAnsi="Times New Roman" w:cs="Times New Roman"/>
                <w:sz w:val="16"/>
                <w:szCs w:val="16"/>
              </w:rPr>
            </w:pPr>
          </w:p>
        </w:tc>
        <w:tc>
          <w:tcPr>
            <w:tcW w:w="4820" w:type="dxa"/>
          </w:tcPr>
          <w:p w14:paraId="0E74E97A"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Cancer Research UK (CRUK)</w:t>
            </w:r>
          </w:p>
        </w:tc>
        <w:tc>
          <w:tcPr>
            <w:tcW w:w="2551" w:type="dxa"/>
          </w:tcPr>
          <w:p w14:paraId="362D9E19"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6FF6503C" w14:textId="77777777" w:rsidTr="000810EF">
        <w:tc>
          <w:tcPr>
            <w:tcW w:w="1129" w:type="dxa"/>
            <w:vMerge/>
          </w:tcPr>
          <w:p w14:paraId="01AB84FC" w14:textId="77777777" w:rsidR="000810EF" w:rsidRPr="00D57EFB" w:rsidRDefault="000810EF" w:rsidP="000810EF">
            <w:pPr>
              <w:rPr>
                <w:rFonts w:ascii="Times New Roman" w:hAnsi="Times New Roman" w:cs="Times New Roman"/>
                <w:sz w:val="16"/>
                <w:szCs w:val="16"/>
              </w:rPr>
            </w:pPr>
          </w:p>
        </w:tc>
        <w:tc>
          <w:tcPr>
            <w:tcW w:w="4820" w:type="dxa"/>
          </w:tcPr>
          <w:p w14:paraId="2C197849"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Royal College of Physicians (RCP)</w:t>
            </w:r>
          </w:p>
        </w:tc>
        <w:tc>
          <w:tcPr>
            <w:tcW w:w="2551" w:type="dxa"/>
          </w:tcPr>
          <w:p w14:paraId="68285FF6"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0F9C7D75" w14:textId="77777777" w:rsidTr="000810EF">
        <w:tc>
          <w:tcPr>
            <w:tcW w:w="1129" w:type="dxa"/>
            <w:vMerge/>
          </w:tcPr>
          <w:p w14:paraId="5770EEE7" w14:textId="77777777" w:rsidR="000810EF" w:rsidRPr="00D57EFB" w:rsidRDefault="000810EF" w:rsidP="000810EF">
            <w:pPr>
              <w:rPr>
                <w:rFonts w:ascii="Times New Roman" w:hAnsi="Times New Roman" w:cs="Times New Roman"/>
                <w:sz w:val="16"/>
                <w:szCs w:val="16"/>
              </w:rPr>
            </w:pPr>
          </w:p>
        </w:tc>
        <w:tc>
          <w:tcPr>
            <w:tcW w:w="4820" w:type="dxa"/>
          </w:tcPr>
          <w:p w14:paraId="2289FD58"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National Health Service (NHS) Health Scotland</w:t>
            </w:r>
          </w:p>
        </w:tc>
        <w:tc>
          <w:tcPr>
            <w:tcW w:w="2551" w:type="dxa"/>
          </w:tcPr>
          <w:p w14:paraId="22C8E240"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3B1F0BDC" w14:textId="77777777" w:rsidTr="000810EF">
        <w:tc>
          <w:tcPr>
            <w:tcW w:w="1129" w:type="dxa"/>
            <w:vMerge/>
          </w:tcPr>
          <w:p w14:paraId="01859A92" w14:textId="77777777" w:rsidR="000810EF" w:rsidRPr="00D57EFB" w:rsidRDefault="000810EF" w:rsidP="000810EF">
            <w:pPr>
              <w:rPr>
                <w:rFonts w:ascii="Times New Roman" w:hAnsi="Times New Roman" w:cs="Times New Roman"/>
                <w:sz w:val="16"/>
                <w:szCs w:val="16"/>
              </w:rPr>
            </w:pPr>
          </w:p>
        </w:tc>
        <w:tc>
          <w:tcPr>
            <w:tcW w:w="4820" w:type="dxa"/>
          </w:tcPr>
          <w:p w14:paraId="7D8774D4"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Scottish Intercollegiate Guidelines Network</w:t>
            </w:r>
          </w:p>
        </w:tc>
        <w:tc>
          <w:tcPr>
            <w:tcW w:w="2551" w:type="dxa"/>
          </w:tcPr>
          <w:p w14:paraId="5099E625"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N</w:t>
            </w:r>
          </w:p>
        </w:tc>
      </w:tr>
      <w:tr w:rsidR="000810EF" w:rsidRPr="005928F3" w14:paraId="238ED583" w14:textId="77777777" w:rsidTr="000810EF">
        <w:tc>
          <w:tcPr>
            <w:tcW w:w="1129" w:type="dxa"/>
            <w:vMerge/>
          </w:tcPr>
          <w:p w14:paraId="3116B869" w14:textId="77777777" w:rsidR="000810EF" w:rsidRPr="00D57EFB" w:rsidRDefault="000810EF" w:rsidP="000810EF">
            <w:pPr>
              <w:rPr>
                <w:rFonts w:ascii="Times New Roman" w:hAnsi="Times New Roman" w:cs="Times New Roman"/>
                <w:sz w:val="16"/>
                <w:szCs w:val="16"/>
              </w:rPr>
            </w:pPr>
          </w:p>
        </w:tc>
        <w:tc>
          <w:tcPr>
            <w:tcW w:w="4820" w:type="dxa"/>
          </w:tcPr>
          <w:p w14:paraId="4FAD648B" w14:textId="77777777" w:rsidR="000810EF" w:rsidRPr="00D57EFB" w:rsidRDefault="000810EF" w:rsidP="000810EF">
            <w:pPr>
              <w:jc w:val="both"/>
              <w:rPr>
                <w:rFonts w:ascii="Times New Roman" w:hAnsi="Times New Roman" w:cs="Times New Roman"/>
                <w:sz w:val="16"/>
                <w:szCs w:val="16"/>
              </w:rPr>
            </w:pPr>
            <w:r w:rsidRPr="00D57EFB">
              <w:rPr>
                <w:rFonts w:ascii="Times New Roman" w:hAnsi="Times New Roman" w:cs="Times New Roman"/>
                <w:sz w:val="16"/>
                <w:szCs w:val="16"/>
              </w:rPr>
              <w:t>Medicines and Healthcare products Regulatory Agency</w:t>
            </w:r>
          </w:p>
        </w:tc>
        <w:tc>
          <w:tcPr>
            <w:tcW w:w="2551" w:type="dxa"/>
          </w:tcPr>
          <w:p w14:paraId="49F6FE83"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N</w:t>
            </w:r>
          </w:p>
        </w:tc>
      </w:tr>
      <w:tr w:rsidR="000810EF" w:rsidRPr="005928F3" w14:paraId="3CD4F265" w14:textId="77777777" w:rsidTr="000810EF">
        <w:tc>
          <w:tcPr>
            <w:tcW w:w="1129" w:type="dxa"/>
            <w:vMerge w:val="restart"/>
          </w:tcPr>
          <w:p w14:paraId="39A1C7F9"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 xml:space="preserve">Australia </w:t>
            </w:r>
          </w:p>
        </w:tc>
        <w:tc>
          <w:tcPr>
            <w:tcW w:w="4820" w:type="dxa"/>
          </w:tcPr>
          <w:p w14:paraId="0E817CF1"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National Health and Medical Research Council (NHMRC)</w:t>
            </w:r>
          </w:p>
        </w:tc>
        <w:tc>
          <w:tcPr>
            <w:tcW w:w="2551" w:type="dxa"/>
          </w:tcPr>
          <w:p w14:paraId="18A2E918"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5085CC6C" w14:textId="77777777" w:rsidTr="000810EF">
        <w:tc>
          <w:tcPr>
            <w:tcW w:w="1129" w:type="dxa"/>
            <w:vMerge/>
          </w:tcPr>
          <w:p w14:paraId="5063DAC4" w14:textId="77777777" w:rsidR="000810EF" w:rsidRPr="00D57EFB" w:rsidRDefault="000810EF" w:rsidP="000810EF">
            <w:pPr>
              <w:rPr>
                <w:rFonts w:ascii="Times New Roman" w:hAnsi="Times New Roman" w:cs="Times New Roman"/>
                <w:sz w:val="16"/>
                <w:szCs w:val="16"/>
              </w:rPr>
            </w:pPr>
          </w:p>
        </w:tc>
        <w:tc>
          <w:tcPr>
            <w:tcW w:w="4820" w:type="dxa"/>
          </w:tcPr>
          <w:p w14:paraId="21CC7562"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Royal Australasian College of Physicians (RACP)</w:t>
            </w:r>
          </w:p>
        </w:tc>
        <w:tc>
          <w:tcPr>
            <w:tcW w:w="2551" w:type="dxa"/>
          </w:tcPr>
          <w:p w14:paraId="3BC004D2"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49A901A2" w14:textId="77777777" w:rsidTr="000810EF">
        <w:tc>
          <w:tcPr>
            <w:tcW w:w="1129" w:type="dxa"/>
            <w:vMerge/>
          </w:tcPr>
          <w:p w14:paraId="380026CC" w14:textId="77777777" w:rsidR="000810EF" w:rsidRPr="00D57EFB" w:rsidRDefault="000810EF" w:rsidP="000810EF">
            <w:pPr>
              <w:rPr>
                <w:rFonts w:ascii="Times New Roman" w:hAnsi="Times New Roman" w:cs="Times New Roman"/>
                <w:sz w:val="16"/>
                <w:szCs w:val="16"/>
              </w:rPr>
            </w:pPr>
          </w:p>
        </w:tc>
        <w:tc>
          <w:tcPr>
            <w:tcW w:w="4820" w:type="dxa"/>
          </w:tcPr>
          <w:p w14:paraId="78DD3899"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Cancer Council Australia</w:t>
            </w:r>
          </w:p>
        </w:tc>
        <w:tc>
          <w:tcPr>
            <w:tcW w:w="2551" w:type="dxa"/>
          </w:tcPr>
          <w:p w14:paraId="59D13347"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504F7E11" w14:textId="77777777" w:rsidTr="000810EF">
        <w:tc>
          <w:tcPr>
            <w:tcW w:w="1129" w:type="dxa"/>
            <w:vMerge/>
          </w:tcPr>
          <w:p w14:paraId="73B091B2" w14:textId="77777777" w:rsidR="000810EF" w:rsidRPr="00D57EFB" w:rsidRDefault="000810EF" w:rsidP="000810EF">
            <w:pPr>
              <w:rPr>
                <w:rFonts w:ascii="Times New Roman" w:hAnsi="Times New Roman" w:cs="Times New Roman"/>
                <w:sz w:val="16"/>
                <w:szCs w:val="16"/>
              </w:rPr>
            </w:pPr>
          </w:p>
        </w:tc>
        <w:tc>
          <w:tcPr>
            <w:tcW w:w="4820" w:type="dxa"/>
          </w:tcPr>
          <w:p w14:paraId="57D23E71"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Australian Medical Association</w:t>
            </w:r>
          </w:p>
        </w:tc>
        <w:tc>
          <w:tcPr>
            <w:tcW w:w="2551" w:type="dxa"/>
          </w:tcPr>
          <w:p w14:paraId="37B25ABB"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173B961" w14:textId="77777777" w:rsidTr="000810EF">
        <w:tc>
          <w:tcPr>
            <w:tcW w:w="1129" w:type="dxa"/>
            <w:vMerge w:val="restart"/>
          </w:tcPr>
          <w:p w14:paraId="14A42C9E"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USA</w:t>
            </w:r>
          </w:p>
        </w:tc>
        <w:tc>
          <w:tcPr>
            <w:tcW w:w="4820" w:type="dxa"/>
          </w:tcPr>
          <w:p w14:paraId="79506616"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Centres for Disease Control and Prevention (CDC)</w:t>
            </w:r>
          </w:p>
        </w:tc>
        <w:tc>
          <w:tcPr>
            <w:tcW w:w="2551" w:type="dxa"/>
          </w:tcPr>
          <w:p w14:paraId="1C695F24"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N</w:t>
            </w:r>
          </w:p>
        </w:tc>
      </w:tr>
      <w:tr w:rsidR="000810EF" w:rsidRPr="005928F3" w14:paraId="3A1B447D" w14:textId="77777777" w:rsidTr="000810EF">
        <w:tc>
          <w:tcPr>
            <w:tcW w:w="1129" w:type="dxa"/>
            <w:vMerge/>
          </w:tcPr>
          <w:p w14:paraId="1F9B74CA" w14:textId="77777777" w:rsidR="000810EF" w:rsidRPr="00D57EFB" w:rsidRDefault="000810EF" w:rsidP="000810EF">
            <w:pPr>
              <w:rPr>
                <w:rFonts w:ascii="Times New Roman" w:hAnsi="Times New Roman" w:cs="Times New Roman"/>
                <w:sz w:val="16"/>
                <w:szCs w:val="16"/>
              </w:rPr>
            </w:pPr>
          </w:p>
        </w:tc>
        <w:tc>
          <w:tcPr>
            <w:tcW w:w="4820" w:type="dxa"/>
          </w:tcPr>
          <w:p w14:paraId="29DC25DA"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U.S. Department of Health and Human Services</w:t>
            </w:r>
          </w:p>
        </w:tc>
        <w:tc>
          <w:tcPr>
            <w:tcW w:w="2551" w:type="dxa"/>
          </w:tcPr>
          <w:p w14:paraId="7DA4E612"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D16FC78" w14:textId="77777777" w:rsidTr="000810EF">
        <w:tc>
          <w:tcPr>
            <w:tcW w:w="1129" w:type="dxa"/>
            <w:vMerge/>
          </w:tcPr>
          <w:p w14:paraId="431F444E" w14:textId="77777777" w:rsidR="000810EF" w:rsidRPr="00D57EFB" w:rsidRDefault="000810EF" w:rsidP="000810EF">
            <w:pPr>
              <w:rPr>
                <w:rFonts w:ascii="Times New Roman" w:hAnsi="Times New Roman" w:cs="Times New Roman"/>
                <w:sz w:val="16"/>
                <w:szCs w:val="16"/>
              </w:rPr>
            </w:pPr>
          </w:p>
        </w:tc>
        <w:tc>
          <w:tcPr>
            <w:tcW w:w="4820" w:type="dxa"/>
          </w:tcPr>
          <w:p w14:paraId="218C3676"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U.S. Food and Drug Administration (FDA)</w:t>
            </w:r>
          </w:p>
        </w:tc>
        <w:tc>
          <w:tcPr>
            <w:tcW w:w="2551" w:type="dxa"/>
          </w:tcPr>
          <w:p w14:paraId="1B120358"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09115ABC" w14:textId="77777777" w:rsidTr="000810EF">
        <w:tc>
          <w:tcPr>
            <w:tcW w:w="1129" w:type="dxa"/>
            <w:vMerge/>
          </w:tcPr>
          <w:p w14:paraId="15E05599" w14:textId="77777777" w:rsidR="000810EF" w:rsidRPr="00D57EFB" w:rsidRDefault="000810EF" w:rsidP="000810EF">
            <w:pPr>
              <w:rPr>
                <w:rFonts w:ascii="Times New Roman" w:hAnsi="Times New Roman" w:cs="Times New Roman"/>
                <w:sz w:val="16"/>
                <w:szCs w:val="16"/>
              </w:rPr>
            </w:pPr>
          </w:p>
        </w:tc>
        <w:tc>
          <w:tcPr>
            <w:tcW w:w="4820" w:type="dxa"/>
          </w:tcPr>
          <w:p w14:paraId="5A40856E"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 xml:space="preserve">American Public Health Association </w:t>
            </w:r>
          </w:p>
        </w:tc>
        <w:tc>
          <w:tcPr>
            <w:tcW w:w="2551" w:type="dxa"/>
          </w:tcPr>
          <w:p w14:paraId="784BA54C"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4DB12D0" w14:textId="77777777" w:rsidTr="000810EF">
        <w:trPr>
          <w:trHeight w:val="141"/>
        </w:trPr>
        <w:tc>
          <w:tcPr>
            <w:tcW w:w="1129" w:type="dxa"/>
            <w:vMerge/>
          </w:tcPr>
          <w:p w14:paraId="79D2972A" w14:textId="77777777" w:rsidR="000810EF" w:rsidRPr="005928F3" w:rsidRDefault="000810EF" w:rsidP="000810EF">
            <w:pPr>
              <w:rPr>
                <w:rFonts w:ascii="Times New Roman" w:hAnsi="Times New Roman" w:cs="Times New Roman"/>
              </w:rPr>
            </w:pPr>
          </w:p>
        </w:tc>
        <w:tc>
          <w:tcPr>
            <w:tcW w:w="4820" w:type="dxa"/>
          </w:tcPr>
          <w:p w14:paraId="1EFE214B"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 xml:space="preserve">American Cancer Society </w:t>
            </w:r>
          </w:p>
        </w:tc>
        <w:tc>
          <w:tcPr>
            <w:tcW w:w="2551" w:type="dxa"/>
          </w:tcPr>
          <w:p w14:paraId="164FF79E"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96764ED" w14:textId="77777777" w:rsidTr="000810EF">
        <w:trPr>
          <w:trHeight w:val="189"/>
        </w:trPr>
        <w:tc>
          <w:tcPr>
            <w:tcW w:w="1129" w:type="dxa"/>
            <w:vMerge/>
          </w:tcPr>
          <w:p w14:paraId="336D61B2" w14:textId="77777777" w:rsidR="000810EF" w:rsidRPr="005928F3" w:rsidRDefault="000810EF" w:rsidP="000810EF">
            <w:pPr>
              <w:rPr>
                <w:rFonts w:ascii="Times New Roman" w:hAnsi="Times New Roman" w:cs="Times New Roman"/>
              </w:rPr>
            </w:pPr>
          </w:p>
        </w:tc>
        <w:tc>
          <w:tcPr>
            <w:tcW w:w="4820" w:type="dxa"/>
          </w:tcPr>
          <w:p w14:paraId="0649C2FC"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U.S. Preventative Services Taskforce</w:t>
            </w:r>
          </w:p>
        </w:tc>
        <w:tc>
          <w:tcPr>
            <w:tcW w:w="2551" w:type="dxa"/>
          </w:tcPr>
          <w:p w14:paraId="56C9DE70" w14:textId="77777777" w:rsidR="000810EF" w:rsidRPr="00D57EFB" w:rsidRDefault="000810EF" w:rsidP="000810EF">
            <w:pPr>
              <w:rPr>
                <w:rFonts w:ascii="Times New Roman" w:hAnsi="Times New Roman" w:cs="Times New Roman"/>
                <w:sz w:val="16"/>
                <w:szCs w:val="16"/>
              </w:rPr>
            </w:pPr>
            <w:r w:rsidRPr="00D57EFB">
              <w:rPr>
                <w:rFonts w:ascii="Times New Roman" w:hAnsi="Times New Roman" w:cs="Times New Roman"/>
                <w:sz w:val="16"/>
                <w:szCs w:val="16"/>
              </w:rPr>
              <w:t>N</w:t>
            </w:r>
          </w:p>
        </w:tc>
      </w:tr>
    </w:tbl>
    <w:p w14:paraId="0BB25EFA" w14:textId="77777777" w:rsidR="000810EF" w:rsidRPr="00D57EFB" w:rsidRDefault="000810EF" w:rsidP="000810EF">
      <w:pPr>
        <w:pStyle w:val="Caption"/>
      </w:pPr>
      <w:bookmarkStart w:id="5" w:name="_Ref24105443"/>
      <w:r w:rsidRPr="00D57EFB">
        <w:t xml:space="preserve">Table </w:t>
      </w:r>
      <w:fldSimple w:instr=" SEQ Table \* ARABIC ">
        <w:r w:rsidRPr="00D57EFB">
          <w:rPr>
            <w:noProof/>
          </w:rPr>
          <w:t>1</w:t>
        </w:r>
      </w:fldSimple>
      <w:bookmarkEnd w:id="5"/>
      <w:r w:rsidRPr="00D57EFB">
        <w:t>: Public health bodies websites searched and an indication if a document was selected.</w:t>
      </w:r>
    </w:p>
    <w:p w14:paraId="0A6FEE6F" w14:textId="77777777" w:rsidR="000810EF" w:rsidRDefault="000810EF" w:rsidP="000F5183">
      <w:pPr>
        <w:spacing w:line="480" w:lineRule="auto"/>
        <w:rPr>
          <w:rFonts w:ascii="Times New Roman" w:hAnsi="Times New Roman" w:cs="Times New Roman"/>
        </w:rPr>
      </w:pPr>
    </w:p>
    <w:p w14:paraId="3F70517F" w14:textId="77777777" w:rsidR="009369ED" w:rsidRPr="005928F3" w:rsidRDefault="000810EF" w:rsidP="00A660AB">
      <w:pPr>
        <w:spacing w:line="480" w:lineRule="auto"/>
        <w:rPr>
          <w:rFonts w:ascii="Times New Roman" w:hAnsi="Times New Roman" w:cs="Times New Roman"/>
        </w:rPr>
      </w:pPr>
      <w:r w:rsidRPr="005928F3">
        <w:rPr>
          <w:rFonts w:ascii="Times New Roman" w:hAnsi="Times New Roman" w:cs="Times New Roman"/>
        </w:rPr>
        <w:t xml:space="preserve">For the document to be included in the study it was required to be published as a report or similar document form and recommendations relating to e-cigarettes had to be made e.g. </w:t>
      </w:r>
      <w:r>
        <w:rPr>
          <w:rFonts w:ascii="Times New Roman" w:hAnsi="Times New Roman" w:cs="Times New Roman"/>
        </w:rPr>
        <w:t xml:space="preserve">use </w:t>
      </w:r>
      <w:r>
        <w:rPr>
          <w:rFonts w:ascii="Times New Roman" w:hAnsi="Times New Roman" w:cs="Times New Roman"/>
        </w:rPr>
        <w:lastRenderedPageBreak/>
        <w:t>of e-cigarettes in public and indoor place</w:t>
      </w:r>
      <w:r w:rsidRPr="005928F3">
        <w:rPr>
          <w:rFonts w:ascii="Times New Roman" w:hAnsi="Times New Roman" w:cs="Times New Roman"/>
        </w:rPr>
        <w:t xml:space="preserve">s. Webpages were therefore excluded as they are subject to change, were less likely to have been developed through a structured process and may be less reflective of the organisation’s considered position. A total of 18 documents across 14 public health bodies (eight from </w:t>
      </w:r>
    </w:p>
    <w:p w14:paraId="73D1A2CE" w14:textId="3A8FF329" w:rsidR="009369ED" w:rsidRPr="005928F3" w:rsidRDefault="000810EF" w:rsidP="00A660AB">
      <w:pPr>
        <w:spacing w:line="480" w:lineRule="auto"/>
        <w:rPr>
          <w:rFonts w:ascii="Times New Roman" w:hAnsi="Times New Roman" w:cs="Times New Roman"/>
        </w:rPr>
      </w:pPr>
      <w:r w:rsidRPr="005928F3">
        <w:rPr>
          <w:rFonts w:ascii="Times New Roman" w:hAnsi="Times New Roman" w:cs="Times New Roman"/>
        </w:rPr>
        <w:t xml:space="preserve">the UK, four from Australia, four from the USA and two from WHO) were chosen for further analysis </w:t>
      </w:r>
    </w:p>
    <w:tbl>
      <w:tblPr>
        <w:tblStyle w:val="TableGrid"/>
        <w:tblpPr w:leftFromText="180" w:rightFromText="180" w:vertAnchor="text" w:horzAnchor="margin" w:tblpY="800"/>
        <w:tblW w:w="9493" w:type="dxa"/>
        <w:tblLook w:val="04A0" w:firstRow="1" w:lastRow="0" w:firstColumn="1" w:lastColumn="0" w:noHBand="0" w:noVBand="1"/>
      </w:tblPr>
      <w:tblGrid>
        <w:gridCol w:w="1271"/>
        <w:gridCol w:w="2552"/>
        <w:gridCol w:w="5670"/>
      </w:tblGrid>
      <w:tr w:rsidR="00DC67CA" w:rsidRPr="00B821A7" w14:paraId="4D2C25B9" w14:textId="77777777" w:rsidTr="00DC67CA">
        <w:tc>
          <w:tcPr>
            <w:tcW w:w="1271" w:type="dxa"/>
          </w:tcPr>
          <w:p w14:paraId="2642336F" w14:textId="77777777" w:rsidR="00DC67CA" w:rsidRPr="00B821A7" w:rsidRDefault="00DC67CA" w:rsidP="00187214">
            <w:pPr>
              <w:rPr>
                <w:rFonts w:ascii="Times New Roman" w:hAnsi="Times New Roman" w:cs="Times New Roman"/>
                <w:b/>
                <w:bCs/>
                <w:sz w:val="16"/>
                <w:szCs w:val="16"/>
              </w:rPr>
            </w:pPr>
            <w:r w:rsidRPr="00B821A7">
              <w:rPr>
                <w:rFonts w:ascii="Times New Roman" w:hAnsi="Times New Roman" w:cs="Times New Roman"/>
                <w:b/>
                <w:bCs/>
                <w:sz w:val="16"/>
                <w:szCs w:val="16"/>
              </w:rPr>
              <w:t xml:space="preserve">Context </w:t>
            </w:r>
          </w:p>
        </w:tc>
        <w:tc>
          <w:tcPr>
            <w:tcW w:w="2552" w:type="dxa"/>
          </w:tcPr>
          <w:p w14:paraId="54BBE1AB" w14:textId="77777777" w:rsidR="00DC67CA" w:rsidRPr="00B821A7" w:rsidRDefault="00DC67CA" w:rsidP="00187214">
            <w:pPr>
              <w:rPr>
                <w:rFonts w:ascii="Times New Roman" w:hAnsi="Times New Roman" w:cs="Times New Roman"/>
                <w:b/>
                <w:bCs/>
                <w:sz w:val="16"/>
                <w:szCs w:val="16"/>
              </w:rPr>
            </w:pPr>
            <w:r w:rsidRPr="00B821A7">
              <w:rPr>
                <w:rFonts w:ascii="Times New Roman" w:hAnsi="Times New Roman" w:cs="Times New Roman"/>
                <w:b/>
                <w:bCs/>
                <w:sz w:val="16"/>
                <w:szCs w:val="16"/>
              </w:rPr>
              <w:t xml:space="preserve">Public Health Body </w:t>
            </w:r>
          </w:p>
        </w:tc>
        <w:tc>
          <w:tcPr>
            <w:tcW w:w="5670" w:type="dxa"/>
          </w:tcPr>
          <w:p w14:paraId="46CD4DBD" w14:textId="77777777" w:rsidR="00DC67CA" w:rsidRPr="00B821A7" w:rsidRDefault="00DC67CA" w:rsidP="00187214">
            <w:pPr>
              <w:rPr>
                <w:rFonts w:ascii="Times New Roman" w:hAnsi="Times New Roman" w:cs="Times New Roman"/>
                <w:b/>
                <w:bCs/>
                <w:sz w:val="16"/>
                <w:szCs w:val="16"/>
              </w:rPr>
            </w:pPr>
            <w:r w:rsidRPr="00B821A7">
              <w:rPr>
                <w:rFonts w:ascii="Times New Roman" w:hAnsi="Times New Roman" w:cs="Times New Roman"/>
                <w:b/>
                <w:bCs/>
                <w:sz w:val="16"/>
                <w:szCs w:val="16"/>
              </w:rPr>
              <w:t xml:space="preserve">Document </w:t>
            </w:r>
          </w:p>
        </w:tc>
      </w:tr>
      <w:tr w:rsidR="00DC67CA" w:rsidRPr="00B821A7" w14:paraId="6857F24D" w14:textId="77777777" w:rsidTr="00DC67CA">
        <w:trPr>
          <w:trHeight w:val="166"/>
        </w:trPr>
        <w:tc>
          <w:tcPr>
            <w:tcW w:w="1271" w:type="dxa"/>
            <w:vMerge w:val="restart"/>
          </w:tcPr>
          <w:p w14:paraId="31B010C9"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International, 2</w:t>
            </w:r>
          </w:p>
        </w:tc>
        <w:tc>
          <w:tcPr>
            <w:tcW w:w="2552" w:type="dxa"/>
            <w:vMerge w:val="restart"/>
          </w:tcPr>
          <w:p w14:paraId="4A80BC0C"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WHO </w:t>
            </w:r>
          </w:p>
        </w:tc>
        <w:tc>
          <w:tcPr>
            <w:tcW w:w="5670" w:type="dxa"/>
          </w:tcPr>
          <w:p w14:paraId="47BAE7B5"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Electronic nicotine delivery systems (2014)</w:t>
            </w:r>
          </w:p>
        </w:tc>
      </w:tr>
      <w:tr w:rsidR="00DC67CA" w:rsidRPr="00B821A7" w14:paraId="09090B53" w14:textId="77777777" w:rsidTr="00DC67CA">
        <w:trPr>
          <w:trHeight w:val="156"/>
        </w:trPr>
        <w:tc>
          <w:tcPr>
            <w:tcW w:w="1271" w:type="dxa"/>
            <w:vMerge/>
          </w:tcPr>
          <w:p w14:paraId="10F7753A" w14:textId="77777777" w:rsidR="00DC67CA" w:rsidRPr="00B821A7" w:rsidRDefault="00DC67CA" w:rsidP="00187214">
            <w:pPr>
              <w:rPr>
                <w:rFonts w:ascii="Times New Roman" w:hAnsi="Times New Roman" w:cs="Times New Roman"/>
                <w:sz w:val="16"/>
                <w:szCs w:val="16"/>
              </w:rPr>
            </w:pPr>
          </w:p>
        </w:tc>
        <w:tc>
          <w:tcPr>
            <w:tcW w:w="2552" w:type="dxa"/>
            <w:vMerge/>
          </w:tcPr>
          <w:p w14:paraId="0058F237" w14:textId="77777777" w:rsidR="00DC67CA" w:rsidRPr="00B821A7" w:rsidRDefault="00DC67CA" w:rsidP="00187214">
            <w:pPr>
              <w:rPr>
                <w:rFonts w:ascii="Times New Roman" w:hAnsi="Times New Roman" w:cs="Times New Roman"/>
                <w:sz w:val="16"/>
                <w:szCs w:val="16"/>
              </w:rPr>
            </w:pPr>
          </w:p>
        </w:tc>
        <w:tc>
          <w:tcPr>
            <w:tcW w:w="5670" w:type="dxa"/>
          </w:tcPr>
          <w:p w14:paraId="6F50C7AC"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Electronic Nicotine Delivery Systems and Electronic Non-Nicotine Delivery Systems (ENDS/ENNDS) (2016)</w:t>
            </w:r>
          </w:p>
        </w:tc>
      </w:tr>
      <w:tr w:rsidR="00DC67CA" w:rsidRPr="00B821A7" w14:paraId="7AAE33F3" w14:textId="77777777" w:rsidTr="00DC67CA">
        <w:trPr>
          <w:trHeight w:val="173"/>
        </w:trPr>
        <w:tc>
          <w:tcPr>
            <w:tcW w:w="1271" w:type="dxa"/>
            <w:vMerge w:val="restart"/>
          </w:tcPr>
          <w:p w14:paraId="3B0417FD"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UK, 8</w:t>
            </w:r>
          </w:p>
        </w:tc>
        <w:tc>
          <w:tcPr>
            <w:tcW w:w="2552" w:type="dxa"/>
            <w:vMerge w:val="restart"/>
          </w:tcPr>
          <w:p w14:paraId="27191E87"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PHE</w:t>
            </w:r>
          </w:p>
        </w:tc>
        <w:tc>
          <w:tcPr>
            <w:tcW w:w="5670" w:type="dxa"/>
          </w:tcPr>
          <w:p w14:paraId="09B4DDD0"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E-cigarettes: an evidence update (2015)</w:t>
            </w:r>
          </w:p>
        </w:tc>
      </w:tr>
      <w:tr w:rsidR="00DC67CA" w:rsidRPr="00B821A7" w14:paraId="5D0B326C" w14:textId="77777777" w:rsidTr="00DC67CA">
        <w:trPr>
          <w:trHeight w:val="173"/>
        </w:trPr>
        <w:tc>
          <w:tcPr>
            <w:tcW w:w="1271" w:type="dxa"/>
            <w:vMerge/>
          </w:tcPr>
          <w:p w14:paraId="080BE4BF" w14:textId="77777777" w:rsidR="00DC67CA" w:rsidRPr="00B821A7" w:rsidRDefault="00DC67CA" w:rsidP="00187214">
            <w:pPr>
              <w:rPr>
                <w:rFonts w:ascii="Times New Roman" w:hAnsi="Times New Roman" w:cs="Times New Roman"/>
                <w:sz w:val="16"/>
                <w:szCs w:val="16"/>
              </w:rPr>
            </w:pPr>
          </w:p>
        </w:tc>
        <w:tc>
          <w:tcPr>
            <w:tcW w:w="2552" w:type="dxa"/>
            <w:vMerge/>
          </w:tcPr>
          <w:p w14:paraId="4B53236A" w14:textId="77777777" w:rsidR="00DC67CA" w:rsidRPr="00B821A7" w:rsidRDefault="00DC67CA" w:rsidP="00187214">
            <w:pPr>
              <w:rPr>
                <w:rFonts w:ascii="Times New Roman" w:hAnsi="Times New Roman" w:cs="Times New Roman"/>
                <w:sz w:val="16"/>
                <w:szCs w:val="16"/>
              </w:rPr>
            </w:pPr>
          </w:p>
        </w:tc>
        <w:tc>
          <w:tcPr>
            <w:tcW w:w="5670" w:type="dxa"/>
          </w:tcPr>
          <w:p w14:paraId="4F8283E8"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Use of e-cigarettes in public places and workplaces (2016)</w:t>
            </w:r>
          </w:p>
        </w:tc>
      </w:tr>
      <w:tr w:rsidR="00DC67CA" w:rsidRPr="00B821A7" w14:paraId="459BDCB9" w14:textId="77777777" w:rsidTr="00DC67CA">
        <w:trPr>
          <w:trHeight w:val="173"/>
        </w:trPr>
        <w:tc>
          <w:tcPr>
            <w:tcW w:w="1271" w:type="dxa"/>
            <w:vMerge/>
          </w:tcPr>
          <w:p w14:paraId="119A3C98" w14:textId="77777777" w:rsidR="00DC67CA" w:rsidRPr="00B821A7" w:rsidRDefault="00DC67CA" w:rsidP="00187214">
            <w:pPr>
              <w:rPr>
                <w:rFonts w:ascii="Times New Roman" w:hAnsi="Times New Roman" w:cs="Times New Roman"/>
                <w:sz w:val="16"/>
                <w:szCs w:val="16"/>
              </w:rPr>
            </w:pPr>
          </w:p>
        </w:tc>
        <w:tc>
          <w:tcPr>
            <w:tcW w:w="2552" w:type="dxa"/>
            <w:vMerge/>
          </w:tcPr>
          <w:p w14:paraId="65134126" w14:textId="77777777" w:rsidR="00DC67CA" w:rsidRPr="00B821A7" w:rsidRDefault="00DC67CA" w:rsidP="00187214">
            <w:pPr>
              <w:rPr>
                <w:rFonts w:ascii="Times New Roman" w:hAnsi="Times New Roman" w:cs="Times New Roman"/>
                <w:sz w:val="16"/>
                <w:szCs w:val="16"/>
              </w:rPr>
            </w:pPr>
          </w:p>
        </w:tc>
        <w:tc>
          <w:tcPr>
            <w:tcW w:w="5670" w:type="dxa"/>
          </w:tcPr>
          <w:p w14:paraId="2EB735E8"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Evidence review of e-cigarettes and heated tobacco products (2018)</w:t>
            </w:r>
          </w:p>
        </w:tc>
      </w:tr>
      <w:tr w:rsidR="00DC67CA" w:rsidRPr="00B821A7" w14:paraId="32A00433" w14:textId="77777777" w:rsidTr="00DC67CA">
        <w:trPr>
          <w:trHeight w:val="173"/>
        </w:trPr>
        <w:tc>
          <w:tcPr>
            <w:tcW w:w="1271" w:type="dxa"/>
            <w:vMerge/>
          </w:tcPr>
          <w:p w14:paraId="076F7E13" w14:textId="77777777" w:rsidR="00DC67CA" w:rsidRPr="00B821A7" w:rsidRDefault="00DC67CA" w:rsidP="00187214">
            <w:pPr>
              <w:rPr>
                <w:rFonts w:ascii="Times New Roman" w:hAnsi="Times New Roman" w:cs="Times New Roman"/>
                <w:sz w:val="16"/>
                <w:szCs w:val="16"/>
              </w:rPr>
            </w:pPr>
          </w:p>
        </w:tc>
        <w:tc>
          <w:tcPr>
            <w:tcW w:w="2552" w:type="dxa"/>
            <w:vMerge/>
          </w:tcPr>
          <w:p w14:paraId="5B4462B6" w14:textId="77777777" w:rsidR="00DC67CA" w:rsidRPr="00B821A7" w:rsidRDefault="00DC67CA" w:rsidP="00187214">
            <w:pPr>
              <w:rPr>
                <w:rFonts w:ascii="Times New Roman" w:hAnsi="Times New Roman" w:cs="Times New Roman"/>
                <w:sz w:val="16"/>
                <w:szCs w:val="16"/>
              </w:rPr>
            </w:pPr>
          </w:p>
        </w:tc>
        <w:tc>
          <w:tcPr>
            <w:tcW w:w="5670" w:type="dxa"/>
          </w:tcPr>
          <w:p w14:paraId="698BC8B7"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Vaping in England: an evidence </w:t>
            </w:r>
            <w:proofErr w:type="gramStart"/>
            <w:r w:rsidRPr="00B821A7">
              <w:rPr>
                <w:rFonts w:ascii="Times New Roman" w:hAnsi="Times New Roman" w:cs="Times New Roman"/>
                <w:sz w:val="16"/>
                <w:szCs w:val="16"/>
              </w:rPr>
              <w:t>update</w:t>
            </w:r>
            <w:proofErr w:type="gramEnd"/>
            <w:r w:rsidRPr="00B821A7">
              <w:rPr>
                <w:rFonts w:ascii="Times New Roman" w:hAnsi="Times New Roman" w:cs="Times New Roman"/>
                <w:sz w:val="16"/>
                <w:szCs w:val="16"/>
              </w:rPr>
              <w:t xml:space="preserve"> (2019)</w:t>
            </w:r>
          </w:p>
        </w:tc>
      </w:tr>
      <w:tr w:rsidR="00DC67CA" w:rsidRPr="00B821A7" w14:paraId="007E8565" w14:textId="77777777" w:rsidTr="00DC67CA">
        <w:trPr>
          <w:trHeight w:val="86"/>
        </w:trPr>
        <w:tc>
          <w:tcPr>
            <w:tcW w:w="1271" w:type="dxa"/>
            <w:vMerge/>
          </w:tcPr>
          <w:p w14:paraId="3FCDEBB3" w14:textId="77777777" w:rsidR="00DC67CA" w:rsidRPr="00B821A7" w:rsidRDefault="00DC67CA" w:rsidP="00187214">
            <w:pPr>
              <w:rPr>
                <w:rFonts w:ascii="Times New Roman" w:hAnsi="Times New Roman" w:cs="Times New Roman"/>
                <w:sz w:val="16"/>
                <w:szCs w:val="16"/>
              </w:rPr>
            </w:pPr>
          </w:p>
        </w:tc>
        <w:tc>
          <w:tcPr>
            <w:tcW w:w="2552" w:type="dxa"/>
          </w:tcPr>
          <w:p w14:paraId="59D7FD54"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NICE </w:t>
            </w:r>
          </w:p>
        </w:tc>
        <w:tc>
          <w:tcPr>
            <w:tcW w:w="5670" w:type="dxa"/>
          </w:tcPr>
          <w:p w14:paraId="4E1E6E69"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Stop smoking intervention and services [NG92] (2018)</w:t>
            </w:r>
          </w:p>
        </w:tc>
      </w:tr>
      <w:tr w:rsidR="00DC67CA" w:rsidRPr="00B821A7" w14:paraId="49E62F1C" w14:textId="77777777" w:rsidTr="00DC67CA">
        <w:trPr>
          <w:trHeight w:val="86"/>
        </w:trPr>
        <w:tc>
          <w:tcPr>
            <w:tcW w:w="1271" w:type="dxa"/>
            <w:vMerge/>
          </w:tcPr>
          <w:p w14:paraId="10D01F9A" w14:textId="77777777" w:rsidR="00DC67CA" w:rsidRPr="00B821A7" w:rsidRDefault="00DC67CA" w:rsidP="00187214">
            <w:pPr>
              <w:rPr>
                <w:rFonts w:ascii="Times New Roman" w:hAnsi="Times New Roman" w:cs="Times New Roman"/>
                <w:sz w:val="16"/>
                <w:szCs w:val="16"/>
              </w:rPr>
            </w:pPr>
          </w:p>
        </w:tc>
        <w:tc>
          <w:tcPr>
            <w:tcW w:w="2552" w:type="dxa"/>
          </w:tcPr>
          <w:p w14:paraId="1B591B5C"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RCP</w:t>
            </w:r>
          </w:p>
        </w:tc>
        <w:tc>
          <w:tcPr>
            <w:tcW w:w="5670" w:type="dxa"/>
          </w:tcPr>
          <w:p w14:paraId="447B512E"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Nicotine without smoke: Tobacco harm reduction (2016)</w:t>
            </w:r>
          </w:p>
        </w:tc>
      </w:tr>
      <w:tr w:rsidR="00DC67CA" w:rsidRPr="00B821A7" w14:paraId="7D61B616" w14:textId="77777777" w:rsidTr="00DC67CA">
        <w:trPr>
          <w:trHeight w:val="86"/>
        </w:trPr>
        <w:tc>
          <w:tcPr>
            <w:tcW w:w="1271" w:type="dxa"/>
            <w:vMerge/>
          </w:tcPr>
          <w:p w14:paraId="1EAA1BCB" w14:textId="77777777" w:rsidR="00DC67CA" w:rsidRPr="00B821A7" w:rsidRDefault="00DC67CA" w:rsidP="00187214">
            <w:pPr>
              <w:rPr>
                <w:rFonts w:ascii="Times New Roman" w:hAnsi="Times New Roman" w:cs="Times New Roman"/>
                <w:sz w:val="16"/>
                <w:szCs w:val="16"/>
              </w:rPr>
            </w:pPr>
          </w:p>
        </w:tc>
        <w:tc>
          <w:tcPr>
            <w:tcW w:w="2552" w:type="dxa"/>
          </w:tcPr>
          <w:p w14:paraId="7EF8ED52"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CRUK </w:t>
            </w:r>
          </w:p>
        </w:tc>
        <w:tc>
          <w:tcPr>
            <w:tcW w:w="5670" w:type="dxa"/>
          </w:tcPr>
          <w:p w14:paraId="2EB553EF"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Cancer Research UK Briefing: Electronic cigarettes (2018)</w:t>
            </w:r>
          </w:p>
        </w:tc>
      </w:tr>
      <w:tr w:rsidR="00DC67CA" w:rsidRPr="00B821A7" w14:paraId="28231C7B" w14:textId="77777777" w:rsidTr="00DC67CA">
        <w:trPr>
          <w:trHeight w:val="86"/>
        </w:trPr>
        <w:tc>
          <w:tcPr>
            <w:tcW w:w="1271" w:type="dxa"/>
            <w:vMerge/>
          </w:tcPr>
          <w:p w14:paraId="28936806" w14:textId="77777777" w:rsidR="00DC67CA" w:rsidRPr="00B821A7" w:rsidRDefault="00DC67CA" w:rsidP="00187214">
            <w:pPr>
              <w:rPr>
                <w:rFonts w:ascii="Times New Roman" w:hAnsi="Times New Roman" w:cs="Times New Roman"/>
                <w:sz w:val="16"/>
                <w:szCs w:val="16"/>
              </w:rPr>
            </w:pPr>
          </w:p>
        </w:tc>
        <w:tc>
          <w:tcPr>
            <w:tcW w:w="2552" w:type="dxa"/>
          </w:tcPr>
          <w:p w14:paraId="3A0A75BD"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NHS Health Scotland </w:t>
            </w:r>
          </w:p>
        </w:tc>
        <w:tc>
          <w:tcPr>
            <w:tcW w:w="5670" w:type="dxa"/>
          </w:tcPr>
          <w:p w14:paraId="3E53990B"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Consensus statement on e-cigarettes (2017)</w:t>
            </w:r>
          </w:p>
        </w:tc>
      </w:tr>
      <w:tr w:rsidR="00DC67CA" w:rsidRPr="00B821A7" w14:paraId="3C303B0C" w14:textId="77777777" w:rsidTr="00DC67CA">
        <w:trPr>
          <w:trHeight w:val="173"/>
        </w:trPr>
        <w:tc>
          <w:tcPr>
            <w:tcW w:w="1271" w:type="dxa"/>
            <w:vMerge w:val="restart"/>
          </w:tcPr>
          <w:p w14:paraId="66085A39"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Australia, 4</w:t>
            </w:r>
          </w:p>
        </w:tc>
        <w:tc>
          <w:tcPr>
            <w:tcW w:w="2552" w:type="dxa"/>
          </w:tcPr>
          <w:p w14:paraId="697A17BE"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Cancer Council Australia (CC </w:t>
            </w:r>
            <w:proofErr w:type="spellStart"/>
            <w:r w:rsidRPr="00B821A7">
              <w:rPr>
                <w:rFonts w:ascii="Times New Roman" w:hAnsi="Times New Roman" w:cs="Times New Roman"/>
                <w:sz w:val="16"/>
                <w:szCs w:val="16"/>
              </w:rPr>
              <w:t>Aus</w:t>
            </w:r>
            <w:proofErr w:type="spellEnd"/>
            <w:r w:rsidRPr="00B821A7">
              <w:rPr>
                <w:rFonts w:ascii="Times New Roman" w:hAnsi="Times New Roman" w:cs="Times New Roman"/>
                <w:sz w:val="16"/>
                <w:szCs w:val="16"/>
              </w:rPr>
              <w:t>)</w:t>
            </w:r>
          </w:p>
        </w:tc>
        <w:tc>
          <w:tcPr>
            <w:tcW w:w="5670" w:type="dxa"/>
          </w:tcPr>
          <w:p w14:paraId="0BEDC877"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Position statement- Electronic cigarettes (2014)</w:t>
            </w:r>
          </w:p>
        </w:tc>
      </w:tr>
      <w:tr w:rsidR="00DC67CA" w:rsidRPr="00B821A7" w14:paraId="2318FE8A" w14:textId="77777777" w:rsidTr="00DC67CA">
        <w:trPr>
          <w:trHeight w:val="173"/>
        </w:trPr>
        <w:tc>
          <w:tcPr>
            <w:tcW w:w="1271" w:type="dxa"/>
            <w:vMerge/>
          </w:tcPr>
          <w:p w14:paraId="21560F95" w14:textId="77777777" w:rsidR="00DC67CA" w:rsidRPr="00B821A7" w:rsidRDefault="00DC67CA" w:rsidP="00187214">
            <w:pPr>
              <w:rPr>
                <w:rFonts w:ascii="Times New Roman" w:hAnsi="Times New Roman" w:cs="Times New Roman"/>
                <w:sz w:val="16"/>
                <w:szCs w:val="16"/>
              </w:rPr>
            </w:pPr>
          </w:p>
        </w:tc>
        <w:tc>
          <w:tcPr>
            <w:tcW w:w="2552" w:type="dxa"/>
          </w:tcPr>
          <w:p w14:paraId="7DA080E5"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NHMRC</w:t>
            </w:r>
          </w:p>
        </w:tc>
        <w:tc>
          <w:tcPr>
            <w:tcW w:w="5670" w:type="dxa"/>
          </w:tcPr>
          <w:p w14:paraId="117DD31F"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National Health and Medical Research Council CEO Statement: Electronic Cigarettes (E-Cigarettes) (2017)</w:t>
            </w:r>
          </w:p>
        </w:tc>
      </w:tr>
      <w:tr w:rsidR="00DC67CA" w:rsidRPr="00B821A7" w14:paraId="7AB4AD17" w14:textId="77777777" w:rsidTr="00DC67CA">
        <w:trPr>
          <w:trHeight w:val="173"/>
        </w:trPr>
        <w:tc>
          <w:tcPr>
            <w:tcW w:w="1271" w:type="dxa"/>
            <w:vMerge/>
          </w:tcPr>
          <w:p w14:paraId="10E9C968" w14:textId="77777777" w:rsidR="00DC67CA" w:rsidRPr="00B821A7" w:rsidRDefault="00DC67CA" w:rsidP="00187214">
            <w:pPr>
              <w:rPr>
                <w:rFonts w:ascii="Times New Roman" w:hAnsi="Times New Roman" w:cs="Times New Roman"/>
                <w:sz w:val="16"/>
                <w:szCs w:val="16"/>
              </w:rPr>
            </w:pPr>
          </w:p>
        </w:tc>
        <w:tc>
          <w:tcPr>
            <w:tcW w:w="2552" w:type="dxa"/>
          </w:tcPr>
          <w:p w14:paraId="73E04304"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RACP</w:t>
            </w:r>
          </w:p>
        </w:tc>
        <w:tc>
          <w:tcPr>
            <w:tcW w:w="5670" w:type="dxa"/>
          </w:tcPr>
          <w:p w14:paraId="7D77DF0B"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Policy on Electronic Cigarettes (2018)</w:t>
            </w:r>
          </w:p>
        </w:tc>
      </w:tr>
      <w:tr w:rsidR="00DC67CA" w:rsidRPr="00B821A7" w14:paraId="50047E00" w14:textId="77777777" w:rsidTr="00DC67CA">
        <w:trPr>
          <w:trHeight w:val="173"/>
        </w:trPr>
        <w:tc>
          <w:tcPr>
            <w:tcW w:w="1271" w:type="dxa"/>
            <w:vMerge/>
          </w:tcPr>
          <w:p w14:paraId="0061548E" w14:textId="77777777" w:rsidR="00DC67CA" w:rsidRPr="00B821A7" w:rsidRDefault="00DC67CA" w:rsidP="00187214">
            <w:pPr>
              <w:rPr>
                <w:rFonts w:ascii="Times New Roman" w:hAnsi="Times New Roman" w:cs="Times New Roman"/>
                <w:sz w:val="16"/>
                <w:szCs w:val="16"/>
              </w:rPr>
            </w:pPr>
          </w:p>
        </w:tc>
        <w:tc>
          <w:tcPr>
            <w:tcW w:w="2552" w:type="dxa"/>
          </w:tcPr>
          <w:p w14:paraId="30F56F2E"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Australian Medical Association (AMA)</w:t>
            </w:r>
          </w:p>
        </w:tc>
        <w:tc>
          <w:tcPr>
            <w:tcW w:w="5670" w:type="dxa"/>
          </w:tcPr>
          <w:p w14:paraId="52B6F5E7"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Tobacco Smoking and E-cigarettes (2015)</w:t>
            </w:r>
          </w:p>
        </w:tc>
      </w:tr>
      <w:tr w:rsidR="00DC67CA" w:rsidRPr="00B821A7" w14:paraId="39CBD6EA" w14:textId="77777777" w:rsidTr="00DC67CA">
        <w:trPr>
          <w:trHeight w:val="173"/>
        </w:trPr>
        <w:tc>
          <w:tcPr>
            <w:tcW w:w="1271" w:type="dxa"/>
            <w:vMerge w:val="restart"/>
          </w:tcPr>
          <w:p w14:paraId="5762B318"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USA, 4</w:t>
            </w:r>
          </w:p>
        </w:tc>
        <w:tc>
          <w:tcPr>
            <w:tcW w:w="2552" w:type="dxa"/>
          </w:tcPr>
          <w:p w14:paraId="007D8B8B"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U.S Department of Health and Human Services </w:t>
            </w:r>
          </w:p>
        </w:tc>
        <w:tc>
          <w:tcPr>
            <w:tcW w:w="5670" w:type="dxa"/>
          </w:tcPr>
          <w:p w14:paraId="6B5F1595"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E-Cigarette Use Among Youth and Young Adults: A Report of the Surgeon General (2016)</w:t>
            </w:r>
          </w:p>
        </w:tc>
      </w:tr>
      <w:tr w:rsidR="00DC67CA" w:rsidRPr="00B821A7" w14:paraId="28CBCBB6" w14:textId="77777777" w:rsidTr="00DC67CA">
        <w:trPr>
          <w:trHeight w:val="173"/>
        </w:trPr>
        <w:tc>
          <w:tcPr>
            <w:tcW w:w="1271" w:type="dxa"/>
            <w:vMerge/>
          </w:tcPr>
          <w:p w14:paraId="5C008FAB" w14:textId="77777777" w:rsidR="00DC67CA" w:rsidRPr="00B821A7" w:rsidRDefault="00DC67CA" w:rsidP="00187214">
            <w:pPr>
              <w:rPr>
                <w:rFonts w:ascii="Times New Roman" w:hAnsi="Times New Roman" w:cs="Times New Roman"/>
                <w:sz w:val="16"/>
                <w:szCs w:val="16"/>
              </w:rPr>
            </w:pPr>
          </w:p>
        </w:tc>
        <w:tc>
          <w:tcPr>
            <w:tcW w:w="2552" w:type="dxa"/>
          </w:tcPr>
          <w:p w14:paraId="1C9489F6"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U.S FDA</w:t>
            </w:r>
          </w:p>
        </w:tc>
        <w:tc>
          <w:tcPr>
            <w:tcW w:w="5670" w:type="dxa"/>
          </w:tcPr>
          <w:p w14:paraId="097D58FE"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 xml:space="preserve">Deeming Tobacco Products </w:t>
            </w:r>
            <w:proofErr w:type="gramStart"/>
            <w:r w:rsidRPr="00B821A7">
              <w:rPr>
                <w:rFonts w:ascii="Times New Roman" w:hAnsi="Times New Roman" w:cs="Times New Roman"/>
                <w:sz w:val="16"/>
                <w:szCs w:val="16"/>
              </w:rPr>
              <w:t>To</w:t>
            </w:r>
            <w:proofErr w:type="gramEnd"/>
            <w:r w:rsidRPr="00B821A7">
              <w:rPr>
                <w:rFonts w:ascii="Times New Roman" w:hAnsi="Times New Roman" w:cs="Times New Roman"/>
                <w:sz w:val="16"/>
                <w:szCs w:val="16"/>
              </w:rPr>
              <w:t xml:space="preserve"> Be Subject to the Federal Food, Drug, and Cosmetic Act, as Amended by the Family Smoking Prevention and Tobacco Control Act; Restrictions on the Sale and Distribution of Tobacco Products and Required Warning Statements for Tobacco Products (2016)</w:t>
            </w:r>
          </w:p>
        </w:tc>
      </w:tr>
      <w:tr w:rsidR="00DC67CA" w:rsidRPr="00B821A7" w14:paraId="4306080B" w14:textId="77777777" w:rsidTr="00DC67CA">
        <w:trPr>
          <w:trHeight w:val="173"/>
        </w:trPr>
        <w:tc>
          <w:tcPr>
            <w:tcW w:w="1271" w:type="dxa"/>
            <w:vMerge/>
          </w:tcPr>
          <w:p w14:paraId="2D52CAE0" w14:textId="77777777" w:rsidR="00DC67CA" w:rsidRPr="00B821A7" w:rsidRDefault="00DC67CA" w:rsidP="00187214">
            <w:pPr>
              <w:rPr>
                <w:rFonts w:ascii="Times New Roman" w:hAnsi="Times New Roman" w:cs="Times New Roman"/>
                <w:sz w:val="16"/>
                <w:szCs w:val="16"/>
              </w:rPr>
            </w:pPr>
          </w:p>
        </w:tc>
        <w:tc>
          <w:tcPr>
            <w:tcW w:w="2552" w:type="dxa"/>
          </w:tcPr>
          <w:p w14:paraId="5C3DD155"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American Public Health Association (APHA)</w:t>
            </w:r>
          </w:p>
        </w:tc>
        <w:tc>
          <w:tcPr>
            <w:tcW w:w="5670" w:type="dxa"/>
          </w:tcPr>
          <w:p w14:paraId="4A94A18A"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Supporting regulation of electronic cigarettes (2014)</w:t>
            </w:r>
          </w:p>
        </w:tc>
      </w:tr>
      <w:tr w:rsidR="00DC67CA" w:rsidRPr="00B821A7" w14:paraId="47A10B1D" w14:textId="77777777" w:rsidTr="00DC67CA">
        <w:trPr>
          <w:trHeight w:val="173"/>
        </w:trPr>
        <w:tc>
          <w:tcPr>
            <w:tcW w:w="1271" w:type="dxa"/>
            <w:vMerge/>
          </w:tcPr>
          <w:p w14:paraId="596F70D3" w14:textId="77777777" w:rsidR="00DC67CA" w:rsidRPr="00B821A7" w:rsidRDefault="00DC67CA" w:rsidP="00187214">
            <w:pPr>
              <w:rPr>
                <w:rFonts w:ascii="Times New Roman" w:hAnsi="Times New Roman" w:cs="Times New Roman"/>
                <w:sz w:val="16"/>
                <w:szCs w:val="16"/>
              </w:rPr>
            </w:pPr>
          </w:p>
        </w:tc>
        <w:tc>
          <w:tcPr>
            <w:tcW w:w="2552" w:type="dxa"/>
          </w:tcPr>
          <w:p w14:paraId="23483EE6"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American Cancer Society (ACS)</w:t>
            </w:r>
          </w:p>
        </w:tc>
        <w:tc>
          <w:tcPr>
            <w:tcW w:w="5670" w:type="dxa"/>
          </w:tcPr>
          <w:p w14:paraId="25A1B4C7" w14:textId="77777777" w:rsidR="00DC67CA" w:rsidRPr="00B821A7" w:rsidRDefault="00DC67CA" w:rsidP="00187214">
            <w:pPr>
              <w:rPr>
                <w:rFonts w:ascii="Times New Roman" w:hAnsi="Times New Roman" w:cs="Times New Roman"/>
                <w:sz w:val="16"/>
                <w:szCs w:val="16"/>
              </w:rPr>
            </w:pPr>
            <w:r w:rsidRPr="00B821A7">
              <w:rPr>
                <w:rFonts w:ascii="Times New Roman" w:hAnsi="Times New Roman" w:cs="Times New Roman"/>
                <w:sz w:val="16"/>
                <w:szCs w:val="16"/>
              </w:rPr>
              <w:t>American Cancer Society Position Statement on Electronic Cigarettes (2018)</w:t>
            </w:r>
          </w:p>
        </w:tc>
      </w:tr>
    </w:tbl>
    <w:p w14:paraId="471331A1" w14:textId="7AFFC8E9" w:rsidR="00DC67CA" w:rsidRDefault="009369ED" w:rsidP="00A660AB">
      <w:pPr>
        <w:spacing w:line="480" w:lineRule="auto"/>
        <w:rPr>
          <w:rFonts w:ascii="Times New Roman" w:hAnsi="Times New Roman" w:cs="Times New Roman"/>
        </w:rPr>
      </w:pPr>
      <w:r w:rsidRPr="005928F3">
        <w:rPr>
          <w:rFonts w:ascii="Times New Roman" w:hAnsi="Times New Roman" w:cs="Times New Roman"/>
        </w:rPr>
        <w:t xml:space="preserve"> </w:t>
      </w:r>
      <w:r w:rsidR="000810EF" w:rsidRPr="005928F3">
        <w:rPr>
          <w:rFonts w:ascii="Times New Roman" w:hAnsi="Times New Roman" w:cs="Times New Roman"/>
        </w:rPr>
        <w:t>(</w:t>
      </w:r>
      <w:r w:rsidR="000810EF" w:rsidRPr="005928F3">
        <w:rPr>
          <w:rFonts w:ascii="Times New Roman" w:hAnsi="Times New Roman" w:cs="Times New Roman"/>
        </w:rPr>
        <w:fldChar w:fldCharType="begin"/>
      </w:r>
      <w:r w:rsidR="000810EF" w:rsidRPr="005928F3">
        <w:rPr>
          <w:rFonts w:ascii="Times New Roman" w:hAnsi="Times New Roman" w:cs="Times New Roman"/>
        </w:rPr>
        <w:instrText xml:space="preserve"> REF _Ref25139179 \h  \* MERGEFORMAT </w:instrText>
      </w:r>
      <w:r w:rsidR="000810EF" w:rsidRPr="005928F3">
        <w:rPr>
          <w:rFonts w:ascii="Times New Roman" w:hAnsi="Times New Roman" w:cs="Times New Roman"/>
        </w:rPr>
      </w:r>
      <w:r w:rsidR="000810EF" w:rsidRPr="005928F3">
        <w:rPr>
          <w:rFonts w:ascii="Times New Roman" w:hAnsi="Times New Roman" w:cs="Times New Roman"/>
        </w:rPr>
        <w:fldChar w:fldCharType="separate"/>
      </w:r>
      <w:r w:rsidR="000810EF" w:rsidRPr="005928F3">
        <w:rPr>
          <w:rFonts w:ascii="Times New Roman" w:hAnsi="Times New Roman" w:cs="Times New Roman"/>
        </w:rPr>
        <w:t xml:space="preserve">Table </w:t>
      </w:r>
      <w:r w:rsidR="000810EF" w:rsidRPr="005928F3">
        <w:rPr>
          <w:rFonts w:ascii="Times New Roman" w:hAnsi="Times New Roman" w:cs="Times New Roman"/>
          <w:noProof/>
        </w:rPr>
        <w:t>2</w:t>
      </w:r>
      <w:r w:rsidR="000810EF" w:rsidRPr="005928F3">
        <w:rPr>
          <w:rFonts w:ascii="Times New Roman" w:hAnsi="Times New Roman" w:cs="Times New Roman"/>
        </w:rPr>
        <w:fldChar w:fldCharType="end"/>
      </w:r>
      <w:r w:rsidR="000810EF" w:rsidRPr="005928F3">
        <w:rPr>
          <w:rFonts w:ascii="Times New Roman" w:hAnsi="Times New Roman" w:cs="Times New Roman"/>
        </w:rPr>
        <w:t>)</w:t>
      </w:r>
    </w:p>
    <w:p w14:paraId="6472DC78" w14:textId="68AD393B" w:rsidR="006A770A" w:rsidRDefault="00DC67CA" w:rsidP="00CB0A45">
      <w:pPr>
        <w:pStyle w:val="Caption"/>
      </w:pPr>
      <w:bookmarkStart w:id="6" w:name="_Ref25139179"/>
      <w:r w:rsidRPr="005928F3">
        <w:t xml:space="preserve">Table </w:t>
      </w:r>
      <w:fldSimple w:instr=" SEQ Table \* ARABIC ">
        <w:r w:rsidRPr="005928F3">
          <w:rPr>
            <w:noProof/>
          </w:rPr>
          <w:t>2</w:t>
        </w:r>
      </w:fldSimple>
      <w:bookmarkEnd w:id="6"/>
      <w:r w:rsidRPr="005928F3">
        <w:t>: Selected public health bodies and document</w:t>
      </w:r>
    </w:p>
    <w:p w14:paraId="58797D6D" w14:textId="77777777" w:rsidR="00CB0A45" w:rsidRPr="00CB0A45" w:rsidRDefault="00CB0A45" w:rsidP="00CB0A45"/>
    <w:p w14:paraId="47419051" w14:textId="7A23CF7A" w:rsidR="00C577FD" w:rsidRPr="005928F3" w:rsidRDefault="00C577FD" w:rsidP="00CB0A45">
      <w:pPr>
        <w:pStyle w:val="Heading2"/>
        <w:spacing w:line="480" w:lineRule="auto"/>
        <w:rPr>
          <w:rFonts w:ascii="Times New Roman" w:hAnsi="Times New Roman" w:cs="Times New Roman"/>
          <w:sz w:val="22"/>
          <w:szCs w:val="22"/>
        </w:rPr>
      </w:pPr>
      <w:r w:rsidRPr="005928F3">
        <w:rPr>
          <w:rFonts w:ascii="Times New Roman" w:hAnsi="Times New Roman" w:cs="Times New Roman"/>
          <w:sz w:val="22"/>
          <w:szCs w:val="22"/>
        </w:rPr>
        <w:t xml:space="preserve">Citation </w:t>
      </w:r>
      <w:r w:rsidR="00124206" w:rsidRPr="005928F3">
        <w:rPr>
          <w:rFonts w:ascii="Times New Roman" w:hAnsi="Times New Roman" w:cs="Times New Roman"/>
          <w:sz w:val="22"/>
          <w:szCs w:val="22"/>
        </w:rPr>
        <w:t>net</w:t>
      </w:r>
      <w:r w:rsidR="00124206">
        <w:rPr>
          <w:rFonts w:ascii="Times New Roman" w:hAnsi="Times New Roman" w:cs="Times New Roman"/>
          <w:sz w:val="22"/>
          <w:szCs w:val="22"/>
        </w:rPr>
        <w:t>w</w:t>
      </w:r>
      <w:r w:rsidR="00124206" w:rsidRPr="005928F3">
        <w:rPr>
          <w:rFonts w:ascii="Times New Roman" w:hAnsi="Times New Roman" w:cs="Times New Roman"/>
          <w:sz w:val="22"/>
          <w:szCs w:val="22"/>
        </w:rPr>
        <w:t>ork</w:t>
      </w:r>
      <w:r w:rsidRPr="005928F3">
        <w:rPr>
          <w:rFonts w:ascii="Times New Roman" w:hAnsi="Times New Roman" w:cs="Times New Roman"/>
          <w:sz w:val="22"/>
          <w:szCs w:val="22"/>
        </w:rPr>
        <w:t xml:space="preserve"> an</w:t>
      </w:r>
      <w:r w:rsidR="00212B38" w:rsidRPr="005928F3">
        <w:rPr>
          <w:rFonts w:ascii="Times New Roman" w:hAnsi="Times New Roman" w:cs="Times New Roman"/>
          <w:sz w:val="22"/>
          <w:szCs w:val="22"/>
        </w:rPr>
        <w:t>a</w:t>
      </w:r>
      <w:r w:rsidRPr="005928F3">
        <w:rPr>
          <w:rFonts w:ascii="Times New Roman" w:hAnsi="Times New Roman" w:cs="Times New Roman"/>
          <w:sz w:val="22"/>
          <w:szCs w:val="22"/>
        </w:rPr>
        <w:t xml:space="preserve">lysis </w:t>
      </w:r>
    </w:p>
    <w:p w14:paraId="163D514C" w14:textId="6E0E9DD1" w:rsidR="00B71CC8" w:rsidRDefault="004D2407" w:rsidP="00B816E7">
      <w:pPr>
        <w:pStyle w:val="BodyText"/>
        <w:spacing w:line="480" w:lineRule="auto"/>
        <w:rPr>
          <w:ins w:id="7" w:author="Andrew Baxter (student)" w:date="2020-02-14T14:21:00Z"/>
          <w:rFonts w:ascii="Times New Roman" w:hAnsi="Times New Roman" w:cs="Times New Roman"/>
          <w:color w:val="FF0000"/>
        </w:rPr>
      </w:pPr>
      <w:commentRangeStart w:id="8"/>
      <w:r w:rsidRPr="005928F3">
        <w:rPr>
          <w:rFonts w:ascii="Times New Roman" w:hAnsi="Times New Roman" w:cs="Times New Roman"/>
        </w:rPr>
        <w:t>Citation analysis measures the importance or impact of an author, an article or a publication by counting their respective number of citations in other works</w:t>
      </w:r>
      <w:r w:rsidR="00095131">
        <w:rPr>
          <w:rFonts w:ascii="Times New Roman" w:hAnsi="Times New Roman" w:cs="Times New Roman"/>
        </w:rPr>
        <w:t xml:space="preserve"> </w:t>
      </w:r>
      <w:r w:rsidR="00095131">
        <w:rPr>
          <w:rFonts w:ascii="Times New Roman" w:hAnsi="Times New Roman" w:cs="Times New Roman"/>
        </w:rPr>
        <w:fldChar w:fldCharType="begin"/>
      </w:r>
      <w:r w:rsidR="00095131">
        <w:rPr>
          <w:rFonts w:ascii="Times New Roman" w:hAnsi="Times New Roman" w:cs="Times New Roman"/>
        </w:rPr>
        <w:instrText xml:space="preserve"> ADDIN EN.CITE &lt;EndNote&gt;&lt;Cite&gt;&lt;Author&gt;Aksnes&lt;/Author&gt;&lt;Year&gt;2019&lt;/Year&gt;&lt;RecNum&gt;974&lt;/RecNum&gt;&lt;DisplayText&gt;(19)&lt;/DisplayText&gt;&lt;record&gt;&lt;rec-number&gt;974&lt;/rec-number&gt;&lt;foreign-keys&gt;&lt;key app="EN" db-id="d2dz5vafapfvd5ex9fl5zxz5vr95ffzwp5pt" timestamp="1581515881"&gt;974&lt;/key&gt;&lt;/foreign-keys&gt;&lt;ref-type name="Journal Article"&gt;17&lt;/ref-type&gt;&lt;contributors&gt;&lt;authors&gt;&lt;author&gt;Aksnes, Dag W.&lt;/author&gt;&lt;author&gt;Langfeldt, Liv&lt;/author&gt;&lt;author&gt;Wouters, Paul&lt;/author&gt;&lt;/authors&gt;&lt;/contributors&gt;&lt;titles&gt;&lt;title&gt;Citations, Citation Indicators, and Research Quality: An Overview of Basic Concepts and Theories&lt;/title&gt;&lt;secondary-title&gt;SAGE Open&lt;/secondary-title&gt;&lt;/titles&gt;&lt;periodical&gt;&lt;full-title&gt;SAGE Open&lt;/full-title&gt;&lt;/periodical&gt;&lt;pages&gt;2158244019829575&lt;/pages&gt;&lt;volume&gt;9&lt;/volume&gt;&lt;number&gt;1&lt;/number&gt;&lt;dates&gt;&lt;year&gt;2019&lt;/year&gt;&lt;pub-dates&gt;&lt;date&gt;2019/01/01&lt;/date&gt;&lt;/pub-dates&gt;&lt;/dates&gt;&lt;publisher&gt;SAGE Publications&lt;/publisher&gt;&lt;isbn&gt;2158-2440&lt;/isbn&gt;&lt;urls&gt;&lt;related-urls&gt;&lt;url&gt;https://doi.org/10.1177/2158244019829575&lt;/url&gt;&lt;/related-urls&gt;&lt;/urls&gt;&lt;electronic-resource-num&gt;10.1177/2158244019829575&lt;/electronic-resource-num&gt;&lt;access-date&gt;2020/02/12&lt;/access-date&gt;&lt;/record&gt;&lt;/Cite&gt;&lt;/EndNote&gt;</w:instrText>
      </w:r>
      <w:r w:rsidR="00095131">
        <w:rPr>
          <w:rFonts w:ascii="Times New Roman" w:hAnsi="Times New Roman" w:cs="Times New Roman"/>
        </w:rPr>
        <w:fldChar w:fldCharType="separate"/>
      </w:r>
      <w:r w:rsidR="00095131">
        <w:rPr>
          <w:rFonts w:ascii="Times New Roman" w:hAnsi="Times New Roman" w:cs="Times New Roman"/>
          <w:noProof/>
        </w:rPr>
        <w:t>(19)</w:t>
      </w:r>
      <w:r w:rsidR="00095131">
        <w:rPr>
          <w:rFonts w:ascii="Times New Roman" w:hAnsi="Times New Roman" w:cs="Times New Roman"/>
        </w:rPr>
        <w:fldChar w:fldCharType="end"/>
      </w:r>
      <w:r w:rsidR="00095131">
        <w:rPr>
          <w:rFonts w:ascii="Times New Roman" w:hAnsi="Times New Roman" w:cs="Times New Roman"/>
        </w:rPr>
        <w:t xml:space="preserve">. </w:t>
      </w:r>
      <w:r w:rsidR="00915015" w:rsidRPr="005928F3">
        <w:rPr>
          <w:rFonts w:ascii="Times New Roman" w:hAnsi="Times New Roman" w:cs="Times New Roman"/>
        </w:rPr>
        <w:t xml:space="preserve"> </w:t>
      </w:r>
      <w:commentRangeEnd w:id="8"/>
      <w:r w:rsidR="009B2A7F">
        <w:rPr>
          <w:rStyle w:val="CommentReference"/>
        </w:rPr>
        <w:commentReference w:id="8"/>
      </w:r>
      <w:r w:rsidR="00C577FD" w:rsidRPr="005928F3">
        <w:rPr>
          <w:rFonts w:ascii="Times New Roman" w:hAnsi="Times New Roman" w:cs="Times New Roman"/>
        </w:rPr>
        <w:t>We</w:t>
      </w:r>
      <w:r w:rsidR="000333C9" w:rsidRPr="005928F3">
        <w:rPr>
          <w:rFonts w:ascii="Times New Roman" w:hAnsi="Times New Roman" w:cs="Times New Roman"/>
        </w:rPr>
        <w:t xml:space="preserve"> started the analytical process by extracting</w:t>
      </w:r>
      <w:r w:rsidR="00C577FD" w:rsidRPr="005928F3">
        <w:rPr>
          <w:rFonts w:ascii="Times New Roman" w:hAnsi="Times New Roman" w:cs="Times New Roman"/>
        </w:rPr>
        <w:t xml:space="preserve"> all the cited references from all 18 documents</w:t>
      </w:r>
      <w:r w:rsidR="00832167" w:rsidRPr="005928F3">
        <w:rPr>
          <w:rFonts w:ascii="Times New Roman" w:hAnsi="Times New Roman" w:cs="Times New Roman"/>
        </w:rPr>
        <w:t>. T</w:t>
      </w:r>
      <w:r w:rsidR="00C577FD" w:rsidRPr="005928F3">
        <w:rPr>
          <w:rFonts w:ascii="Times New Roman" w:hAnsi="Times New Roman" w:cs="Times New Roman"/>
        </w:rPr>
        <w:t>his would</w:t>
      </w:r>
      <w:r w:rsidR="00212B38" w:rsidRPr="005928F3">
        <w:rPr>
          <w:rFonts w:ascii="Times New Roman" w:hAnsi="Times New Roman" w:cs="Times New Roman"/>
        </w:rPr>
        <w:t>, in turn,</w:t>
      </w:r>
      <w:r w:rsidR="007A4807" w:rsidRPr="005928F3">
        <w:rPr>
          <w:rFonts w:ascii="Times New Roman" w:hAnsi="Times New Roman" w:cs="Times New Roman"/>
        </w:rPr>
        <w:t xml:space="preserve"> allow us to establish </w:t>
      </w:r>
      <w:r w:rsidR="00C577FD" w:rsidRPr="005928F3">
        <w:rPr>
          <w:rFonts w:ascii="Times New Roman" w:hAnsi="Times New Roman" w:cs="Times New Roman"/>
        </w:rPr>
        <w:t>linkage</w:t>
      </w:r>
      <w:r w:rsidR="007A4807" w:rsidRPr="005928F3">
        <w:rPr>
          <w:rFonts w:ascii="Times New Roman" w:hAnsi="Times New Roman" w:cs="Times New Roman"/>
        </w:rPr>
        <w:t>.</w:t>
      </w:r>
      <w:r w:rsidR="00AC0142">
        <w:rPr>
          <w:rFonts w:ascii="Times New Roman" w:hAnsi="Times New Roman" w:cs="Times New Roman"/>
        </w:rPr>
        <w:t xml:space="preserve"> All of the references were </w:t>
      </w:r>
      <w:del w:id="9" w:author="Andrew Baxter (student)" w:date="2020-02-14T14:18:00Z">
        <w:r w:rsidR="00AC0142" w:rsidDel="00E24EC6">
          <w:rPr>
            <w:rFonts w:ascii="Times New Roman" w:hAnsi="Times New Roman" w:cs="Times New Roman"/>
          </w:rPr>
          <w:delText xml:space="preserve">imported </w:delText>
        </w:r>
      </w:del>
      <w:ins w:id="10" w:author="Andrew Baxter (student)" w:date="2020-02-14T14:18:00Z">
        <w:r w:rsidR="00E24EC6">
          <w:rPr>
            <w:rFonts w:ascii="Times New Roman" w:hAnsi="Times New Roman" w:cs="Times New Roman"/>
          </w:rPr>
          <w:t>extracted</w:t>
        </w:r>
        <w:r w:rsidR="00E24EC6">
          <w:rPr>
            <w:rFonts w:ascii="Times New Roman" w:hAnsi="Times New Roman" w:cs="Times New Roman"/>
          </w:rPr>
          <w:t xml:space="preserve"> </w:t>
        </w:r>
      </w:ins>
      <w:r w:rsidR="00AC0142">
        <w:rPr>
          <w:rFonts w:ascii="Times New Roman" w:hAnsi="Times New Roman" w:cs="Times New Roman"/>
        </w:rPr>
        <w:t xml:space="preserve">into an Excel spreadsheet where </w:t>
      </w:r>
      <w:del w:id="11" w:author="Andrew Baxter (student)" w:date="2020-02-14T14:16:00Z">
        <w:r w:rsidR="00AC0142" w:rsidRPr="00ED14A3" w:rsidDel="00E24EC6">
          <w:rPr>
            <w:rFonts w:ascii="Times New Roman" w:hAnsi="Times New Roman" w:cs="Times New Roman"/>
            <w:highlight w:val="yellow"/>
          </w:rPr>
          <w:delText>they were</w:delText>
        </w:r>
        <w:r w:rsidR="00ED14A3" w:rsidRPr="00ED14A3" w:rsidDel="00E24EC6">
          <w:rPr>
            <w:rFonts w:ascii="Times New Roman" w:hAnsi="Times New Roman" w:cs="Times New Roman"/>
            <w:highlight w:val="yellow"/>
          </w:rPr>
          <w:delText xml:space="preserve"> put into the same format</w:delText>
        </w:r>
      </w:del>
      <w:ins w:id="12" w:author="Andrew Baxter (student)" w:date="2020-02-14T14:16:00Z">
        <w:r w:rsidR="00E24EC6">
          <w:rPr>
            <w:rFonts w:ascii="Times New Roman" w:hAnsi="Times New Roman" w:cs="Times New Roman"/>
            <w:highlight w:val="yellow"/>
          </w:rPr>
          <w:t xml:space="preserve">each </w:t>
        </w:r>
      </w:ins>
      <w:ins w:id="13" w:author="Andrew Baxter (student)" w:date="2020-02-14T14:17:00Z">
        <w:r w:rsidR="00E24EC6">
          <w:rPr>
            <w:rFonts w:ascii="Times New Roman" w:hAnsi="Times New Roman" w:cs="Times New Roman"/>
            <w:highlight w:val="yellow"/>
          </w:rPr>
          <w:t xml:space="preserve">citied document was given a </w:t>
        </w:r>
        <w:r w:rsidR="00E24EC6">
          <w:rPr>
            <w:rFonts w:ascii="Times New Roman" w:hAnsi="Times New Roman" w:cs="Times New Roman"/>
            <w:highlight w:val="yellow"/>
          </w:rPr>
          <w:lastRenderedPageBreak/>
          <w:t>unique identifier [across all guidelines]</w:t>
        </w:r>
      </w:ins>
      <w:r w:rsidR="00ED14A3" w:rsidRPr="00ED14A3">
        <w:rPr>
          <w:rFonts w:ascii="Times New Roman" w:hAnsi="Times New Roman" w:cs="Times New Roman"/>
          <w:highlight w:val="yellow"/>
        </w:rPr>
        <w:t>.</w:t>
      </w:r>
      <w:r w:rsidR="00ED14A3">
        <w:rPr>
          <w:rFonts w:ascii="Times New Roman" w:hAnsi="Times New Roman" w:cs="Times New Roman"/>
        </w:rPr>
        <w:t xml:space="preserve"> </w:t>
      </w:r>
      <w:del w:id="14" w:author="Andrew Baxter (student)" w:date="2020-02-14T14:17:00Z">
        <w:r w:rsidR="00B71CC8" w:rsidRPr="00B71CC8" w:rsidDel="00E24EC6">
          <w:rPr>
            <w:rFonts w:ascii="Times New Roman" w:hAnsi="Times New Roman" w:cs="Times New Roman"/>
            <w:color w:val="FF0000"/>
          </w:rPr>
          <w:delText xml:space="preserve">INSERT ONE OR TWO SENTENCES ON THE PROCESS IN R. </w:delText>
        </w:r>
      </w:del>
      <w:ins w:id="15" w:author="Andrew Baxter (student)" w:date="2020-02-14T14:17:00Z">
        <w:r w:rsidR="00E24EC6">
          <w:rPr>
            <w:rFonts w:ascii="Times New Roman" w:hAnsi="Times New Roman" w:cs="Times New Roman"/>
            <w:color w:val="FF0000"/>
          </w:rPr>
          <w:t>Th</w:t>
        </w:r>
      </w:ins>
      <w:ins w:id="16" w:author="Andrew Baxter (student)" w:date="2020-02-14T14:19:00Z">
        <w:r w:rsidR="00E24EC6">
          <w:rPr>
            <w:rFonts w:ascii="Times New Roman" w:hAnsi="Times New Roman" w:cs="Times New Roman"/>
            <w:color w:val="FF0000"/>
          </w:rPr>
          <w:t xml:space="preserve">ese were imported into R, tidied and deduplicated before constructing a bipartite matrix </w:t>
        </w:r>
      </w:ins>
      <w:ins w:id="17" w:author="Andrew Baxter (student)" w:date="2020-02-14T14:20:00Z">
        <w:r w:rsidR="00E24EC6">
          <w:rPr>
            <w:rFonts w:ascii="Times New Roman" w:hAnsi="Times New Roman" w:cs="Times New Roman"/>
            <w:color w:val="FF0000"/>
          </w:rPr>
          <w:t>charting unique references</w:t>
        </w:r>
      </w:ins>
      <w:ins w:id="18" w:author="Andrew Baxter (student)" w:date="2020-02-14T14:21:00Z">
        <w:r w:rsidR="009E0118">
          <w:rPr>
            <w:rFonts w:ascii="Times New Roman" w:hAnsi="Times New Roman" w:cs="Times New Roman"/>
            <w:color w:val="FF0000"/>
          </w:rPr>
          <w:t xml:space="preserve"> by citation in guideline documents.</w:t>
        </w:r>
      </w:ins>
    </w:p>
    <w:p w14:paraId="41C94519" w14:textId="79C997DC" w:rsidR="009E0118" w:rsidRDefault="009E0118" w:rsidP="00B816E7">
      <w:pPr>
        <w:pStyle w:val="BodyText"/>
        <w:spacing w:line="480" w:lineRule="auto"/>
        <w:rPr>
          <w:ins w:id="19" w:author="Andrew Baxter (student)" w:date="2020-02-14T15:01:00Z"/>
          <w:rFonts w:ascii="Times New Roman" w:hAnsi="Times New Roman" w:cs="Times New Roman"/>
          <w:color w:val="FF0000"/>
        </w:rPr>
      </w:pPr>
      <w:ins w:id="20" w:author="Andrew Baxter (student)" w:date="2020-02-14T14:21:00Z">
        <w:r>
          <w:rPr>
            <w:rFonts w:ascii="Times New Roman" w:hAnsi="Times New Roman" w:cs="Times New Roman"/>
            <w:color w:val="FF0000"/>
          </w:rPr>
          <w:t xml:space="preserve">We then constructed network </w:t>
        </w:r>
      </w:ins>
      <w:ins w:id="21" w:author="Andrew Baxter (student)" w:date="2020-02-14T14:22:00Z">
        <w:r>
          <w:rPr>
            <w:rFonts w:ascii="Times New Roman" w:hAnsi="Times New Roman" w:cs="Times New Roman"/>
            <w:color w:val="FF0000"/>
          </w:rPr>
          <w:t xml:space="preserve">graphs, plotting </w:t>
        </w:r>
        <w:proofErr w:type="spellStart"/>
        <w:r>
          <w:rPr>
            <w:rFonts w:ascii="Times New Roman" w:hAnsi="Times New Roman" w:cs="Times New Roman"/>
            <w:color w:val="FF0000"/>
          </w:rPr>
          <w:t>gudelines</w:t>
        </w:r>
        <w:proofErr w:type="spellEnd"/>
        <w:r>
          <w:rPr>
            <w:rFonts w:ascii="Times New Roman" w:hAnsi="Times New Roman" w:cs="Times New Roman"/>
            <w:color w:val="FF0000"/>
          </w:rPr>
          <w:t xml:space="preserve"> and references as nodes and linking by citations.</w:t>
        </w:r>
      </w:ins>
      <w:ins w:id="22" w:author="Andrew Baxter (student)" w:date="2020-02-14T14:25:00Z">
        <w:r w:rsidR="00B3607A">
          <w:rPr>
            <w:rFonts w:ascii="Times New Roman" w:hAnsi="Times New Roman" w:cs="Times New Roman"/>
            <w:color w:val="FF0000"/>
          </w:rPr>
          <w:t xml:space="preserve"> We removed guideline documents with no references as these were not linked.</w:t>
        </w:r>
      </w:ins>
    </w:p>
    <w:p w14:paraId="45D3C197" w14:textId="653607F4" w:rsidR="00EC6477" w:rsidRDefault="00EC6477" w:rsidP="00B816E7">
      <w:pPr>
        <w:pStyle w:val="BodyText"/>
        <w:spacing w:line="480" w:lineRule="auto"/>
        <w:rPr>
          <w:ins w:id="23" w:author="Andrew Baxter (student)" w:date="2020-02-14T14:22:00Z"/>
          <w:rFonts w:ascii="Times New Roman" w:hAnsi="Times New Roman" w:cs="Times New Roman"/>
          <w:color w:val="FF0000"/>
        </w:rPr>
      </w:pPr>
      <w:ins w:id="24" w:author="Andrew Baxter (student)" w:date="2020-02-14T15:01:00Z">
        <w:r>
          <w:rPr>
            <w:rFonts w:ascii="Times New Roman" w:hAnsi="Times New Roman" w:cs="Times New Roman"/>
            <w:color w:val="FF0000"/>
          </w:rPr>
          <w:t>Shiny app</w:t>
        </w:r>
      </w:ins>
    </w:p>
    <w:p w14:paraId="1DC7226B" w14:textId="461FF4B8" w:rsidR="009E0118" w:rsidRDefault="009E0118" w:rsidP="00B816E7">
      <w:pPr>
        <w:pStyle w:val="BodyText"/>
        <w:spacing w:line="480" w:lineRule="auto"/>
        <w:rPr>
          <w:ins w:id="25" w:author="Andrew Baxter (student)" w:date="2020-02-14T14:22:00Z"/>
          <w:rFonts w:ascii="Times New Roman" w:hAnsi="Times New Roman" w:cs="Times New Roman"/>
          <w:color w:val="FF0000"/>
        </w:rPr>
      </w:pPr>
      <w:ins w:id="26" w:author="Andrew Baxter (student)" w:date="2020-02-14T14:22:00Z">
        <w:r>
          <w:rPr>
            <w:rFonts w:ascii="Times New Roman" w:hAnsi="Times New Roman" w:cs="Times New Roman"/>
            <w:color w:val="FF0000"/>
          </w:rPr>
          <w:t>Filtered graphs…</w:t>
        </w:r>
      </w:ins>
    </w:p>
    <w:p w14:paraId="5658B461" w14:textId="444D35E9" w:rsidR="009E0118" w:rsidRPr="009E0118" w:rsidRDefault="009E0118" w:rsidP="00B816E7">
      <w:pPr>
        <w:pStyle w:val="BodyText"/>
        <w:spacing w:line="480" w:lineRule="auto"/>
        <w:rPr>
          <w:rFonts w:ascii="Times New Roman" w:hAnsi="Times New Roman" w:cs="Times New Roman"/>
          <w:b/>
          <w:bCs/>
          <w:color w:val="FF0000"/>
          <w:rPrChange w:id="27" w:author="Andrew Baxter (student)" w:date="2020-02-14T14:24:00Z">
            <w:rPr>
              <w:rFonts w:ascii="Times New Roman" w:hAnsi="Times New Roman" w:cs="Times New Roman"/>
              <w:color w:val="FF0000"/>
            </w:rPr>
          </w:rPrChange>
        </w:rPr>
      </w:pPr>
      <w:ins w:id="28" w:author="Andrew Baxter (student)" w:date="2020-02-14T14:24:00Z">
        <w:r>
          <w:rPr>
            <w:rFonts w:ascii="Times New Roman" w:hAnsi="Times New Roman" w:cs="Times New Roman"/>
            <w:b/>
            <w:bCs/>
            <w:color w:val="FF0000"/>
          </w:rPr>
          <w:t>Likert Scale rating recommendations</w:t>
        </w:r>
      </w:ins>
    </w:p>
    <w:p w14:paraId="3994509A" w14:textId="3A907127" w:rsidR="00755783" w:rsidRDefault="009E0118" w:rsidP="009E0118">
      <w:pPr>
        <w:pStyle w:val="BodyText"/>
        <w:spacing w:line="480" w:lineRule="auto"/>
        <w:rPr>
          <w:ins w:id="29" w:author="Andrew Baxter (student)" w:date="2020-02-14T14:25:00Z"/>
          <w:rFonts w:ascii="Times New Roman" w:hAnsi="Times New Roman" w:cs="Times New Roman"/>
          <w:color w:val="FF0000"/>
        </w:rPr>
      </w:pPr>
      <w:ins w:id="30" w:author="Andrew Baxter (student)" w:date="2020-02-14T14:24:00Z">
        <w:r w:rsidRPr="00B71CC8">
          <w:rPr>
            <w:rFonts w:ascii="Times New Roman" w:hAnsi="Times New Roman" w:cs="Times New Roman"/>
            <w:color w:val="FF0000"/>
          </w:rPr>
          <w:t xml:space="preserve">INSERT </w:t>
        </w:r>
        <w:r>
          <w:rPr>
            <w:rFonts w:ascii="Times New Roman" w:hAnsi="Times New Roman" w:cs="Times New Roman"/>
            <w:color w:val="FF0000"/>
          </w:rPr>
          <w:t>A FEW</w:t>
        </w:r>
        <w:r w:rsidRPr="00B71CC8">
          <w:rPr>
            <w:rFonts w:ascii="Times New Roman" w:hAnsi="Times New Roman" w:cs="Times New Roman"/>
            <w:color w:val="FF0000"/>
          </w:rPr>
          <w:t xml:space="preserve"> SENTENCES ON TH</w:t>
        </w:r>
        <w:r>
          <w:rPr>
            <w:rFonts w:ascii="Times New Roman" w:hAnsi="Times New Roman" w:cs="Times New Roman"/>
            <w:color w:val="FF0000"/>
          </w:rPr>
          <w:t>IS</w:t>
        </w:r>
        <w:r w:rsidRPr="00B71CC8">
          <w:rPr>
            <w:rFonts w:ascii="Times New Roman" w:hAnsi="Times New Roman" w:cs="Times New Roman"/>
            <w:color w:val="FF0000"/>
          </w:rPr>
          <w:t xml:space="preserve">. </w:t>
        </w:r>
      </w:ins>
    </w:p>
    <w:p w14:paraId="5251BB2F" w14:textId="77777777" w:rsidR="00BC2760" w:rsidRPr="009E0118" w:rsidRDefault="00BC2760" w:rsidP="009E0118">
      <w:pPr>
        <w:pStyle w:val="BodyText"/>
        <w:spacing w:line="480" w:lineRule="auto"/>
        <w:rPr>
          <w:rFonts w:ascii="Times New Roman" w:hAnsi="Times New Roman" w:cs="Times New Roman"/>
          <w:color w:val="FF0000"/>
          <w:rPrChange w:id="31" w:author="Andrew Baxter (student)" w:date="2020-02-14T14:24:00Z">
            <w:rPr>
              <w:rFonts w:ascii="Times New Roman" w:hAnsi="Times New Roman" w:cs="Times New Roman"/>
            </w:rPr>
          </w:rPrChange>
        </w:rPr>
      </w:pPr>
    </w:p>
    <w:p w14:paraId="3E58839F" w14:textId="2CB7191B" w:rsidR="00D67C5B" w:rsidRPr="005928F3" w:rsidRDefault="00D67C5B" w:rsidP="00D67C5B">
      <w:pPr>
        <w:pStyle w:val="Heading2"/>
        <w:spacing w:line="480" w:lineRule="auto"/>
        <w:rPr>
          <w:rFonts w:ascii="Times New Roman" w:hAnsi="Times New Roman" w:cs="Times New Roman"/>
          <w:sz w:val="22"/>
          <w:szCs w:val="22"/>
        </w:rPr>
      </w:pPr>
      <w:r>
        <w:rPr>
          <w:rFonts w:ascii="Times New Roman" w:hAnsi="Times New Roman" w:cs="Times New Roman"/>
          <w:sz w:val="22"/>
          <w:szCs w:val="22"/>
        </w:rPr>
        <w:t>Block modelling</w:t>
      </w:r>
    </w:p>
    <w:p w14:paraId="55D42E63" w14:textId="42510288" w:rsidR="00D67C5B" w:rsidRPr="00B830EF" w:rsidRDefault="00B816E7" w:rsidP="00B830EF">
      <w:pPr>
        <w:pStyle w:val="BodyText"/>
        <w:spacing w:line="480" w:lineRule="auto"/>
        <w:rPr>
          <w:rFonts w:ascii="Times New Roman" w:hAnsi="Times New Roman" w:cs="Times New Roman"/>
          <w:color w:val="FF0000"/>
        </w:rPr>
      </w:pPr>
      <w:r w:rsidRPr="00B71CC8">
        <w:rPr>
          <w:rFonts w:ascii="Times New Roman" w:hAnsi="Times New Roman" w:cs="Times New Roman"/>
          <w:color w:val="FF0000"/>
        </w:rPr>
        <w:t xml:space="preserve">INSERT </w:t>
      </w:r>
      <w:r>
        <w:rPr>
          <w:rFonts w:ascii="Times New Roman" w:hAnsi="Times New Roman" w:cs="Times New Roman"/>
          <w:color w:val="FF0000"/>
        </w:rPr>
        <w:t>A FEW</w:t>
      </w:r>
      <w:r w:rsidRPr="00B71CC8">
        <w:rPr>
          <w:rFonts w:ascii="Times New Roman" w:hAnsi="Times New Roman" w:cs="Times New Roman"/>
          <w:color w:val="FF0000"/>
        </w:rPr>
        <w:t xml:space="preserve"> SENTENCES ON TH</w:t>
      </w:r>
      <w:r>
        <w:rPr>
          <w:rFonts w:ascii="Times New Roman" w:hAnsi="Times New Roman" w:cs="Times New Roman"/>
          <w:color w:val="FF0000"/>
        </w:rPr>
        <w:t>I</w:t>
      </w:r>
      <w:r w:rsidR="002A1592">
        <w:rPr>
          <w:rFonts w:ascii="Times New Roman" w:hAnsi="Times New Roman" w:cs="Times New Roman"/>
          <w:color w:val="FF0000"/>
        </w:rPr>
        <w:t>S</w:t>
      </w:r>
      <w:r w:rsidRPr="00B71CC8">
        <w:rPr>
          <w:rFonts w:ascii="Times New Roman" w:hAnsi="Times New Roman" w:cs="Times New Roman"/>
          <w:color w:val="FF0000"/>
        </w:rPr>
        <w:t xml:space="preserve">. </w:t>
      </w:r>
    </w:p>
    <w:p w14:paraId="566DCB33" w14:textId="34E42B01" w:rsidR="007772D5" w:rsidRDefault="00C577FD" w:rsidP="000F5183">
      <w:pPr>
        <w:pStyle w:val="Heading3"/>
        <w:spacing w:line="480" w:lineRule="auto"/>
        <w:ind w:left="720" w:hanging="720"/>
        <w:rPr>
          <w:rFonts w:ascii="Times New Roman" w:hAnsi="Times New Roman" w:cs="Times New Roman"/>
          <w:color w:val="FF0000"/>
          <w:sz w:val="22"/>
        </w:rPr>
      </w:pPr>
      <w:r w:rsidRPr="005928F3">
        <w:rPr>
          <w:rFonts w:ascii="Times New Roman" w:hAnsi="Times New Roman" w:cs="Times New Roman"/>
          <w:sz w:val="22"/>
        </w:rPr>
        <w:t xml:space="preserve"> RESULTS </w:t>
      </w:r>
      <w:r w:rsidRPr="005928F3">
        <w:rPr>
          <w:rFonts w:ascii="Times New Roman" w:hAnsi="Times New Roman" w:cs="Times New Roman"/>
          <w:color w:val="FF0000"/>
          <w:sz w:val="22"/>
        </w:rPr>
        <w:t>(/1600)</w:t>
      </w:r>
    </w:p>
    <w:p w14:paraId="30528787" w14:textId="77777777" w:rsidR="00B816E7" w:rsidRPr="00B816E7" w:rsidRDefault="00B816E7" w:rsidP="00B816E7">
      <w:pPr>
        <w:pStyle w:val="BodyText"/>
      </w:pPr>
    </w:p>
    <w:p w14:paraId="5F605CFA" w14:textId="0B08AE26" w:rsidR="00B816E7" w:rsidRDefault="00B816E7" w:rsidP="00B816E7">
      <w:pPr>
        <w:pStyle w:val="BodyText"/>
        <w:spacing w:line="480" w:lineRule="auto"/>
        <w:rPr>
          <w:rFonts w:ascii="Times New Roman" w:hAnsi="Times New Roman" w:cs="Times New Roman"/>
        </w:rPr>
      </w:pPr>
      <w:commentRangeStart w:id="32"/>
      <w:r w:rsidRPr="005928F3">
        <w:rPr>
          <w:rFonts w:ascii="Times New Roman" w:hAnsi="Times New Roman" w:cs="Times New Roman"/>
        </w:rPr>
        <w:t>NHS Health Scotland and the American Cancer Society did not include any references; therefore, they were not included in the analysis. This reduced the number of guidelines to 16.</w:t>
      </w:r>
    </w:p>
    <w:p w14:paraId="670D98BB" w14:textId="0FA92F3A" w:rsidR="00B816E7" w:rsidRPr="005928F3" w:rsidRDefault="00B816E7" w:rsidP="00B816E7">
      <w:pPr>
        <w:pStyle w:val="BodyText"/>
        <w:spacing w:line="480" w:lineRule="auto"/>
        <w:rPr>
          <w:rFonts w:ascii="Times New Roman" w:hAnsi="Times New Roman" w:cs="Times New Roman"/>
        </w:rPr>
      </w:pPr>
      <w:r w:rsidRPr="005928F3">
        <w:rPr>
          <w:rFonts w:ascii="Times New Roman" w:hAnsi="Times New Roman" w:cs="Times New Roman"/>
          <w:noProof/>
          <w:lang w:eastAsia="en-GB"/>
        </w:rPr>
        <w:lastRenderedPageBreak/>
        <w:drawing>
          <wp:inline distT="0" distB="0" distL="0" distR="0" wp14:anchorId="6885901F" wp14:editId="7DF82D06">
            <wp:extent cx="57315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61995"/>
                    </a:xfrm>
                    <a:prstGeom prst="rect">
                      <a:avLst/>
                    </a:prstGeom>
                    <a:noFill/>
                  </pic:spPr>
                </pic:pic>
              </a:graphicData>
            </a:graphic>
          </wp:inline>
        </w:drawing>
      </w:r>
    </w:p>
    <w:p w14:paraId="42D9E53D" w14:textId="77777777" w:rsidR="002A1592" w:rsidRPr="005928F3" w:rsidRDefault="002A1592" w:rsidP="002A1592">
      <w:pPr>
        <w:pStyle w:val="BodyText"/>
        <w:spacing w:line="480" w:lineRule="auto"/>
        <w:rPr>
          <w:rFonts w:ascii="Times New Roman" w:hAnsi="Times New Roman" w:cs="Times New Roman"/>
        </w:rPr>
      </w:pPr>
      <w:r w:rsidRPr="005928F3">
        <w:rPr>
          <w:rFonts w:ascii="Times New Roman" w:hAnsi="Times New Roman" w:cs="Times New Roman"/>
        </w:rPr>
        <w:t xml:space="preserve">Figure </w:t>
      </w:r>
      <w:r w:rsidRPr="005928F3">
        <w:rPr>
          <w:rFonts w:ascii="Times New Roman" w:hAnsi="Times New Roman" w:cs="Times New Roman"/>
        </w:rPr>
        <w:fldChar w:fldCharType="begin"/>
      </w:r>
      <w:r w:rsidRPr="005928F3">
        <w:rPr>
          <w:rFonts w:ascii="Times New Roman" w:hAnsi="Times New Roman" w:cs="Times New Roman"/>
        </w:rPr>
        <w:instrText xml:space="preserve"> SEQ Figure \* ARABIC </w:instrText>
      </w:r>
      <w:r w:rsidRPr="005928F3">
        <w:rPr>
          <w:rFonts w:ascii="Times New Roman" w:hAnsi="Times New Roman" w:cs="Times New Roman"/>
        </w:rPr>
        <w:fldChar w:fldCharType="separate"/>
      </w:r>
      <w:r w:rsidRPr="005928F3">
        <w:rPr>
          <w:rFonts w:ascii="Times New Roman" w:hAnsi="Times New Roman" w:cs="Times New Roman"/>
          <w:noProof/>
        </w:rPr>
        <w:t>1</w:t>
      </w:r>
      <w:r w:rsidRPr="005928F3">
        <w:rPr>
          <w:rFonts w:ascii="Times New Roman" w:hAnsi="Times New Roman" w:cs="Times New Roman"/>
          <w:noProof/>
        </w:rPr>
        <w:fldChar w:fldCharType="end"/>
      </w:r>
      <w:r w:rsidRPr="005928F3">
        <w:rPr>
          <w:rFonts w:ascii="Times New Roman" w:hAnsi="Times New Roman" w:cs="Times New Roman"/>
        </w:rPr>
        <w:t>: Documents ranked by the number of references.</w:t>
      </w:r>
      <w:commentRangeEnd w:id="32"/>
      <w:r w:rsidR="00F64ECB">
        <w:rPr>
          <w:rStyle w:val="CommentReference"/>
        </w:rPr>
        <w:commentReference w:id="32"/>
      </w:r>
    </w:p>
    <w:p w14:paraId="386F687A" w14:textId="77777777" w:rsidR="0066095C" w:rsidRPr="005928F3" w:rsidRDefault="0066095C" w:rsidP="0066095C">
      <w:pPr>
        <w:spacing w:line="480" w:lineRule="auto"/>
        <w:rPr>
          <w:moveTo w:id="33" w:author="Andrew Baxter (student)" w:date="2020-02-14T15:26:00Z"/>
          <w:rFonts w:ascii="Times New Roman" w:hAnsi="Times New Roman" w:cs="Times New Roman"/>
          <w:b/>
        </w:rPr>
      </w:pPr>
      <w:moveToRangeStart w:id="34" w:author="Andrew Baxter (student)" w:date="2020-02-14T15:26:00Z" w:name="move32586431"/>
      <w:moveTo w:id="35" w:author="Andrew Baxter (student)" w:date="2020-02-14T15:26:00Z">
        <w:r w:rsidRPr="005928F3">
          <w:rPr>
            <w:rFonts w:ascii="Times New Roman" w:hAnsi="Times New Roman" w:cs="Times New Roman"/>
            <w:b/>
          </w:rPr>
          <w:t>Large graph (all references)</w:t>
        </w:r>
      </w:moveTo>
    </w:p>
    <w:p w14:paraId="2507E6B7" w14:textId="77777777" w:rsidR="0066095C" w:rsidRPr="005928F3" w:rsidRDefault="0066095C" w:rsidP="0066095C">
      <w:pPr>
        <w:pStyle w:val="ListParagraph"/>
        <w:numPr>
          <w:ilvl w:val="0"/>
          <w:numId w:val="4"/>
        </w:numPr>
        <w:spacing w:line="480" w:lineRule="auto"/>
        <w:rPr>
          <w:moveTo w:id="36" w:author="Andrew Baxter (student)" w:date="2020-02-14T15:26:00Z"/>
          <w:rFonts w:ascii="Times New Roman" w:hAnsi="Times New Roman" w:cs="Times New Roman"/>
        </w:rPr>
      </w:pPr>
      <w:moveTo w:id="37" w:author="Andrew Baxter (student)" w:date="2020-02-14T15:26:00Z">
        <w:r w:rsidRPr="005928F3">
          <w:rPr>
            <w:rFonts w:ascii="Times New Roman" w:hAnsi="Times New Roman" w:cs="Times New Roman"/>
          </w:rPr>
          <w:t xml:space="preserve">The initial graph illustrates the vast amount of references. There is a total of 2330 references cited across the 16 guidelines. </w:t>
        </w:r>
      </w:moveTo>
    </w:p>
    <w:p w14:paraId="3B2ABE84" w14:textId="77777777" w:rsidR="0066095C" w:rsidRPr="005928F3" w:rsidRDefault="0066095C" w:rsidP="0066095C">
      <w:pPr>
        <w:pStyle w:val="ListParagraph"/>
        <w:numPr>
          <w:ilvl w:val="0"/>
          <w:numId w:val="4"/>
        </w:numPr>
        <w:spacing w:line="480" w:lineRule="auto"/>
        <w:rPr>
          <w:moveTo w:id="38" w:author="Andrew Baxter (student)" w:date="2020-02-14T15:26:00Z"/>
          <w:rFonts w:ascii="Times New Roman" w:hAnsi="Times New Roman" w:cs="Times New Roman"/>
        </w:rPr>
      </w:pPr>
      <w:moveTo w:id="39" w:author="Andrew Baxter (student)" w:date="2020-02-14T15:26:00Z">
        <w:r w:rsidRPr="005928F3">
          <w:rPr>
            <w:rFonts w:ascii="Times New Roman" w:hAnsi="Times New Roman" w:cs="Times New Roman"/>
          </w:rPr>
          <w:t xml:space="preserve">References are colour coded to illustrate the number of guidelines cited across. There were 2033 references cited across only one guideline. </w:t>
        </w:r>
      </w:moveTo>
    </w:p>
    <w:p w14:paraId="71DBA518" w14:textId="77777777" w:rsidR="0066095C" w:rsidRPr="005928F3" w:rsidRDefault="0066095C" w:rsidP="0066095C">
      <w:pPr>
        <w:pStyle w:val="ListParagraph"/>
        <w:numPr>
          <w:ilvl w:val="0"/>
          <w:numId w:val="4"/>
        </w:numPr>
        <w:spacing w:line="480" w:lineRule="auto"/>
        <w:rPr>
          <w:moveTo w:id="40" w:author="Andrew Baxter (student)" w:date="2020-02-14T15:26:00Z"/>
          <w:rFonts w:ascii="Times New Roman" w:hAnsi="Times New Roman" w:cs="Times New Roman"/>
        </w:rPr>
      </w:pPr>
      <w:moveTo w:id="41" w:author="Andrew Baxter (student)" w:date="2020-02-14T15:26:00Z">
        <w:r w:rsidRPr="005928F3">
          <w:rPr>
            <w:rFonts w:ascii="Times New Roman" w:hAnsi="Times New Roman" w:cs="Times New Roman"/>
          </w:rPr>
          <w:t>We were interested in the most influential references</w:t>
        </w:r>
      </w:moveTo>
    </w:p>
    <w:moveToRangeEnd w:id="34"/>
    <w:p w14:paraId="7525BC05" w14:textId="77777777" w:rsidR="0066095C" w:rsidRDefault="0066095C" w:rsidP="00B816E7">
      <w:pPr>
        <w:pStyle w:val="BodyText"/>
        <w:rPr>
          <w:ins w:id="42" w:author="Andrew Baxter (student)" w:date="2020-02-14T15:26:00Z"/>
        </w:rPr>
      </w:pPr>
    </w:p>
    <w:p w14:paraId="120A83CF" w14:textId="77777777" w:rsidR="0066095C" w:rsidRDefault="0066095C" w:rsidP="00B816E7">
      <w:pPr>
        <w:pStyle w:val="BodyText"/>
        <w:rPr>
          <w:ins w:id="43" w:author="Andrew Baxter (student)" w:date="2020-02-14T15:26:00Z"/>
        </w:rPr>
      </w:pPr>
    </w:p>
    <w:p w14:paraId="55CE1DF6" w14:textId="5859D384" w:rsidR="00B816E7" w:rsidRPr="00B816E7" w:rsidRDefault="00336EF5" w:rsidP="00B816E7">
      <w:pPr>
        <w:pStyle w:val="BodyText"/>
      </w:pPr>
      <w:bookmarkStart w:id="44" w:name="_GoBack"/>
      <w:ins w:id="45" w:author="Andrew Baxter (student)" w:date="2020-02-14T15:57:00Z">
        <w:r>
          <w:rPr>
            <w:rFonts w:ascii="Times New Roman" w:hAnsi="Times New Roman" w:cs="Times New Roman"/>
            <w:b/>
            <w:noProof/>
          </w:rPr>
          <w:lastRenderedPageBreak/>
          <w:drawing>
            <wp:anchor distT="0" distB="0" distL="114300" distR="114300" simplePos="0" relativeHeight="251663360" behindDoc="0" locked="0" layoutInCell="1" allowOverlap="1" wp14:anchorId="090AFFE4" wp14:editId="519E11C8">
              <wp:simplePos x="0" y="0"/>
              <wp:positionH relativeFrom="column">
                <wp:posOffset>4718650</wp:posOffset>
              </wp:positionH>
              <wp:positionV relativeFrom="paragraph">
                <wp:posOffset>11921</wp:posOffset>
              </wp:positionV>
              <wp:extent cx="749772" cy="1465445"/>
              <wp:effectExtent l="0" t="0" r="0" b="1905"/>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126" cy="1477864"/>
                      </a:xfrm>
                      <a:prstGeom prst="rect">
                        <a:avLst/>
                      </a:prstGeom>
                      <a:noFill/>
                    </pic:spPr>
                  </pic:pic>
                </a:graphicData>
              </a:graphic>
              <wp14:sizeRelH relativeFrom="margin">
                <wp14:pctWidth>0</wp14:pctWidth>
              </wp14:sizeRelH>
              <wp14:sizeRelV relativeFrom="margin">
                <wp14:pctHeight>0</wp14:pctHeight>
              </wp14:sizeRelV>
            </wp:anchor>
          </w:drawing>
        </w:r>
      </w:ins>
      <w:bookmarkEnd w:id="44"/>
      <w:ins w:id="46" w:author="Andrew Baxter (student)" w:date="2020-02-14T15:12:00Z">
        <w:r w:rsidR="000D00DB">
          <w:rPr>
            <w:noProof/>
          </w:rPr>
          <w:drawing>
            <wp:inline distT="0" distB="0" distL="0" distR="0" wp14:anchorId="41CE2BF0" wp14:editId="5A4B3291">
              <wp:extent cx="5731510" cy="2865755"/>
              <wp:effectExtent l="0" t="0" r="254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raph - all refs - coloured - pap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42B84191" w14:textId="0CACB2F3" w:rsidR="004B26DE" w:rsidRPr="005928F3" w:rsidDel="0066095C" w:rsidRDefault="00755783" w:rsidP="000F5183">
      <w:pPr>
        <w:spacing w:line="480" w:lineRule="auto"/>
        <w:rPr>
          <w:moveFrom w:id="47" w:author="Andrew Baxter (student)" w:date="2020-02-14T15:26:00Z"/>
          <w:rFonts w:ascii="Times New Roman" w:hAnsi="Times New Roman" w:cs="Times New Roman"/>
          <w:b/>
        </w:rPr>
      </w:pPr>
      <w:moveFromRangeStart w:id="48" w:author="Andrew Baxter (student)" w:date="2020-02-14T15:26:00Z" w:name="move32586431"/>
      <w:moveFrom w:id="49" w:author="Andrew Baxter (student)" w:date="2020-02-14T15:26:00Z">
        <w:r w:rsidRPr="005928F3" w:rsidDel="0066095C">
          <w:rPr>
            <w:rFonts w:ascii="Times New Roman" w:hAnsi="Times New Roman" w:cs="Times New Roman"/>
            <w:b/>
          </w:rPr>
          <w:t>Large graph (all references</w:t>
        </w:r>
        <w:r w:rsidR="003E7027" w:rsidRPr="005928F3" w:rsidDel="0066095C">
          <w:rPr>
            <w:rFonts w:ascii="Times New Roman" w:hAnsi="Times New Roman" w:cs="Times New Roman"/>
            <w:b/>
          </w:rPr>
          <w:t>)</w:t>
        </w:r>
      </w:moveFrom>
    </w:p>
    <w:p w14:paraId="55CCC291" w14:textId="65CA96F2" w:rsidR="007772D5" w:rsidRPr="005928F3" w:rsidDel="0066095C" w:rsidRDefault="00212B38" w:rsidP="000F5183">
      <w:pPr>
        <w:pStyle w:val="ListParagraph"/>
        <w:numPr>
          <w:ilvl w:val="0"/>
          <w:numId w:val="4"/>
        </w:numPr>
        <w:spacing w:line="480" w:lineRule="auto"/>
        <w:rPr>
          <w:moveFrom w:id="50" w:author="Andrew Baxter (student)" w:date="2020-02-14T15:26:00Z"/>
          <w:rFonts w:ascii="Times New Roman" w:hAnsi="Times New Roman" w:cs="Times New Roman"/>
        </w:rPr>
      </w:pPr>
      <w:moveFrom w:id="51" w:author="Andrew Baxter (student)" w:date="2020-02-14T15:26:00Z">
        <w:r w:rsidRPr="005928F3" w:rsidDel="0066095C">
          <w:rPr>
            <w:rFonts w:ascii="Times New Roman" w:hAnsi="Times New Roman" w:cs="Times New Roman"/>
          </w:rPr>
          <w:t>The i</w:t>
        </w:r>
        <w:r w:rsidR="007772D5" w:rsidRPr="005928F3" w:rsidDel="0066095C">
          <w:rPr>
            <w:rFonts w:ascii="Times New Roman" w:hAnsi="Times New Roman" w:cs="Times New Roman"/>
          </w:rPr>
          <w:t>n</w:t>
        </w:r>
        <w:r w:rsidRPr="005928F3" w:rsidDel="0066095C">
          <w:rPr>
            <w:rFonts w:ascii="Times New Roman" w:hAnsi="Times New Roman" w:cs="Times New Roman"/>
          </w:rPr>
          <w:t>i</w:t>
        </w:r>
        <w:r w:rsidR="007772D5" w:rsidRPr="005928F3" w:rsidDel="0066095C">
          <w:rPr>
            <w:rFonts w:ascii="Times New Roman" w:hAnsi="Times New Roman" w:cs="Times New Roman"/>
          </w:rPr>
          <w:t>tial graph illustrates the vast amount of references. There is a total of 2330 references cited across</w:t>
        </w:r>
        <w:r w:rsidR="00B0549E" w:rsidRPr="005928F3" w:rsidDel="0066095C">
          <w:rPr>
            <w:rFonts w:ascii="Times New Roman" w:hAnsi="Times New Roman" w:cs="Times New Roman"/>
          </w:rPr>
          <w:t xml:space="preserve"> the 16 guidelines. </w:t>
        </w:r>
      </w:moveFrom>
    </w:p>
    <w:p w14:paraId="6DA4A0F7" w14:textId="30AC43CA" w:rsidR="00B0549E" w:rsidRPr="005928F3" w:rsidDel="0066095C" w:rsidRDefault="00B0549E" w:rsidP="000F5183">
      <w:pPr>
        <w:pStyle w:val="ListParagraph"/>
        <w:numPr>
          <w:ilvl w:val="0"/>
          <w:numId w:val="4"/>
        </w:numPr>
        <w:spacing w:line="480" w:lineRule="auto"/>
        <w:rPr>
          <w:moveFrom w:id="52" w:author="Andrew Baxter (student)" w:date="2020-02-14T15:26:00Z"/>
          <w:rFonts w:ascii="Times New Roman" w:hAnsi="Times New Roman" w:cs="Times New Roman"/>
        </w:rPr>
      </w:pPr>
      <w:moveFrom w:id="53" w:author="Andrew Baxter (student)" w:date="2020-02-14T15:26:00Z">
        <w:r w:rsidRPr="005928F3" w:rsidDel="0066095C">
          <w:rPr>
            <w:rFonts w:ascii="Times New Roman" w:hAnsi="Times New Roman" w:cs="Times New Roman"/>
          </w:rPr>
          <w:t xml:space="preserve">References are colour coded to illustrate the number of guidelines cited across. There were 2033 references cited across only one guideline. </w:t>
        </w:r>
      </w:moveFrom>
    </w:p>
    <w:p w14:paraId="6603DC78" w14:textId="41B25EA6" w:rsidR="00842A71" w:rsidRPr="005928F3" w:rsidDel="0066095C" w:rsidRDefault="00842A71" w:rsidP="000F5183">
      <w:pPr>
        <w:pStyle w:val="ListParagraph"/>
        <w:numPr>
          <w:ilvl w:val="0"/>
          <w:numId w:val="4"/>
        </w:numPr>
        <w:spacing w:line="480" w:lineRule="auto"/>
        <w:rPr>
          <w:moveFrom w:id="54" w:author="Andrew Baxter (student)" w:date="2020-02-14T15:26:00Z"/>
          <w:rFonts w:ascii="Times New Roman" w:hAnsi="Times New Roman" w:cs="Times New Roman"/>
        </w:rPr>
      </w:pPr>
      <w:moveFrom w:id="55" w:author="Andrew Baxter (student)" w:date="2020-02-14T15:26:00Z">
        <w:r w:rsidRPr="005928F3" w:rsidDel="0066095C">
          <w:rPr>
            <w:rFonts w:ascii="Times New Roman" w:hAnsi="Times New Roman" w:cs="Times New Roman"/>
          </w:rPr>
          <w:t>We were interested in the most influential references</w:t>
        </w:r>
      </w:moveFrom>
    </w:p>
    <w:moveFromRangeEnd w:id="48"/>
    <w:p w14:paraId="62F7843C" w14:textId="77777777" w:rsidR="006B763C" w:rsidRDefault="006B763C" w:rsidP="000F5183">
      <w:pPr>
        <w:spacing w:line="480" w:lineRule="auto"/>
        <w:rPr>
          <w:ins w:id="56" w:author="Andrew Baxter (student)" w:date="2020-02-14T15:29:00Z"/>
          <w:rFonts w:ascii="Times New Roman" w:hAnsi="Times New Roman" w:cs="Times New Roman"/>
        </w:rPr>
      </w:pPr>
    </w:p>
    <w:p w14:paraId="1F6C7F7F" w14:textId="73A54B00" w:rsidR="006B763C" w:rsidRPr="006B763C" w:rsidRDefault="006B763C" w:rsidP="000F5183">
      <w:pPr>
        <w:spacing w:line="480" w:lineRule="auto"/>
        <w:rPr>
          <w:ins w:id="57" w:author="Andrew Baxter (student)" w:date="2020-02-14T15:29:00Z"/>
          <w:rFonts w:ascii="Times New Roman" w:hAnsi="Times New Roman" w:cs="Times New Roman"/>
        </w:rPr>
      </w:pPr>
      <w:ins w:id="58" w:author="Andrew Baxter (student)" w:date="2020-02-14T15:29:00Z">
        <w:r>
          <w:rPr>
            <w:rFonts w:ascii="Times New Roman" w:hAnsi="Times New Roman" w:cs="Times New Roman"/>
            <w:b/>
            <w:bCs/>
          </w:rPr>
          <w:t>Conflicts of interest over time</w:t>
        </w:r>
      </w:ins>
    </w:p>
    <w:p w14:paraId="0B83BC48" w14:textId="4C98DD3E" w:rsidR="003E7027" w:rsidRPr="005928F3" w:rsidRDefault="004876E6" w:rsidP="000F5183">
      <w:pPr>
        <w:spacing w:line="480" w:lineRule="auto"/>
        <w:rPr>
          <w:rFonts w:ascii="Times New Roman" w:hAnsi="Times New Roman" w:cs="Times New Roman"/>
        </w:rPr>
      </w:pPr>
      <w:ins w:id="59" w:author="Andrew Baxter (student)" w:date="2020-02-14T15:27:00Z">
        <w:r w:rsidRPr="004876E6">
          <w:rPr>
            <w:rFonts w:ascii="Times New Roman" w:hAnsi="Times New Roman" w:cs="Times New Roman"/>
            <w:noProof/>
          </w:rPr>
          <w:lastRenderedPageBreak/>
          <w:drawing>
            <wp:inline distT="0" distB="0" distL="0" distR="0" wp14:anchorId="17FE0570" wp14:editId="6C443BC3">
              <wp:extent cx="5731510" cy="3617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42000" contrast="60000"/>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ins>
    </w:p>
    <w:p w14:paraId="183D13A7" w14:textId="529D0BF6" w:rsidR="003E7027" w:rsidRPr="005928F3" w:rsidRDefault="003E7027" w:rsidP="000F5183">
      <w:pPr>
        <w:spacing w:line="480" w:lineRule="auto"/>
        <w:rPr>
          <w:rFonts w:ascii="Times New Roman" w:hAnsi="Times New Roman" w:cs="Times New Roman"/>
          <w:b/>
        </w:rPr>
      </w:pPr>
      <w:r w:rsidRPr="005928F3">
        <w:rPr>
          <w:rFonts w:ascii="Times New Roman" w:hAnsi="Times New Roman" w:cs="Times New Roman"/>
          <w:b/>
        </w:rPr>
        <w:t xml:space="preserve">Highly Cited </w:t>
      </w:r>
    </w:p>
    <w:p w14:paraId="42A041AC" w14:textId="50C24F73" w:rsidR="003E7027" w:rsidRPr="005928F3" w:rsidRDefault="003E7027" w:rsidP="000F5183">
      <w:pPr>
        <w:pStyle w:val="BodyText"/>
        <w:numPr>
          <w:ilvl w:val="0"/>
          <w:numId w:val="5"/>
        </w:numPr>
        <w:spacing w:line="480" w:lineRule="auto"/>
        <w:rPr>
          <w:rFonts w:ascii="Times New Roman" w:hAnsi="Times New Roman" w:cs="Times New Roman"/>
        </w:rPr>
      </w:pPr>
      <w:r w:rsidRPr="005928F3">
        <w:rPr>
          <w:rFonts w:ascii="Times New Roman" w:hAnsi="Times New Roman" w:cs="Times New Roman"/>
        </w:rPr>
        <w:t>An</w:t>
      </w:r>
      <w:r w:rsidR="00017695" w:rsidRPr="005928F3">
        <w:rPr>
          <w:rFonts w:ascii="Times New Roman" w:hAnsi="Times New Roman" w:cs="Times New Roman"/>
        </w:rPr>
        <w:t>a</w:t>
      </w:r>
      <w:r w:rsidRPr="005928F3">
        <w:rPr>
          <w:rFonts w:ascii="Times New Roman" w:hAnsi="Times New Roman" w:cs="Times New Roman"/>
        </w:rPr>
        <w:t>lysis of the most influential references</w:t>
      </w:r>
    </w:p>
    <w:p w14:paraId="1D5A5AA8" w14:textId="4CA97B11" w:rsidR="003E7027" w:rsidRPr="005928F3" w:rsidRDefault="003E7027" w:rsidP="000F5183">
      <w:pPr>
        <w:pStyle w:val="BodyText"/>
        <w:numPr>
          <w:ilvl w:val="0"/>
          <w:numId w:val="5"/>
        </w:numPr>
        <w:spacing w:line="480" w:lineRule="auto"/>
        <w:rPr>
          <w:rFonts w:ascii="Times New Roman" w:hAnsi="Times New Roman" w:cs="Times New Roman"/>
        </w:rPr>
      </w:pPr>
      <w:r w:rsidRPr="005928F3">
        <w:rPr>
          <w:rFonts w:ascii="Times New Roman" w:hAnsi="Times New Roman" w:cs="Times New Roman"/>
        </w:rPr>
        <w:t>Looked at references cited across three of more guidelines (n=97)</w:t>
      </w:r>
    </w:p>
    <w:p w14:paraId="422EB03C" w14:textId="79A7081B" w:rsidR="0028117B" w:rsidRPr="005928F3" w:rsidRDefault="00F77387" w:rsidP="000F5183">
      <w:pPr>
        <w:pStyle w:val="ListParagraph"/>
        <w:numPr>
          <w:ilvl w:val="0"/>
          <w:numId w:val="5"/>
        </w:numPr>
        <w:spacing w:line="480" w:lineRule="auto"/>
        <w:rPr>
          <w:rFonts w:ascii="Times New Roman" w:hAnsi="Times New Roman" w:cs="Times New Roman"/>
        </w:rPr>
      </w:pPr>
      <w:r w:rsidRPr="005928F3">
        <w:rPr>
          <w:rFonts w:ascii="Times New Roman" w:hAnsi="Times New Roman" w:cs="Times New Roman"/>
        </w:rPr>
        <w:t>One reference cited across 8 guidelines- across four contexts</w:t>
      </w:r>
    </w:p>
    <w:p w14:paraId="25249D24" w14:textId="433A741C" w:rsidR="00CF5584" w:rsidRPr="005928F3" w:rsidRDefault="001737AA" w:rsidP="000F5183">
      <w:pPr>
        <w:pStyle w:val="BodyText"/>
        <w:spacing w:line="480" w:lineRule="auto"/>
        <w:rPr>
          <w:rFonts w:ascii="Times New Roman" w:hAnsi="Times New Roman" w:cs="Times New Roman"/>
        </w:rPr>
      </w:pPr>
      <w:ins w:id="60" w:author="Andrew Baxter (student)" w:date="2020-02-14T15:57:00Z">
        <w:r>
          <w:rPr>
            <w:rFonts w:ascii="Times New Roman" w:hAnsi="Times New Roman" w:cs="Times New Roman"/>
            <w:noProof/>
          </w:rPr>
          <w:lastRenderedPageBreak/>
          <w:drawing>
            <wp:anchor distT="0" distB="0" distL="114300" distR="114300" simplePos="0" relativeHeight="251662336" behindDoc="0" locked="0" layoutInCell="1" allowOverlap="1" wp14:anchorId="09B3068B" wp14:editId="2D43FF71">
              <wp:simplePos x="0" y="0"/>
              <wp:positionH relativeFrom="column">
                <wp:posOffset>4285596</wp:posOffset>
              </wp:positionH>
              <wp:positionV relativeFrom="paragraph">
                <wp:posOffset>218955</wp:posOffset>
              </wp:positionV>
              <wp:extent cx="981142" cy="1561381"/>
              <wp:effectExtent l="0" t="0" r="0" b="127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7821" cy="1572010"/>
                      </a:xfrm>
                      <a:prstGeom prst="rect">
                        <a:avLst/>
                      </a:prstGeom>
                      <a:noFill/>
                    </pic:spPr>
                  </pic:pic>
                </a:graphicData>
              </a:graphic>
              <wp14:sizeRelH relativeFrom="margin">
                <wp14:pctWidth>0</wp14:pctWidth>
              </wp14:sizeRelH>
              <wp14:sizeRelV relativeFrom="margin">
                <wp14:pctHeight>0</wp14:pctHeight>
              </wp14:sizeRelV>
            </wp:anchor>
          </w:drawing>
        </w:r>
      </w:ins>
      <w:ins w:id="61" w:author="Andrew Baxter (student)" w:date="2020-02-14T15:30:00Z">
        <w:r w:rsidR="00A72CA7">
          <w:rPr>
            <w:rFonts w:ascii="Times New Roman" w:hAnsi="Times New Roman" w:cs="Times New Roman"/>
            <w:noProof/>
          </w:rPr>
          <w:drawing>
            <wp:inline distT="0" distB="0" distL="0" distR="0" wp14:anchorId="6CB53555" wp14:editId="32C7BD79">
              <wp:extent cx="5837274" cy="386044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graph - filtered - coloured - paper.png"/>
                      <pic:cNvPicPr/>
                    </pic:nvPicPr>
                    <pic:blipFill rotWithShape="1">
                      <a:blip r:embed="rId19" cstate="print">
                        <a:extLst>
                          <a:ext uri="{28A0092B-C50C-407E-A947-70E740481C1C}">
                            <a14:useLocalDpi xmlns:a14="http://schemas.microsoft.com/office/drawing/2010/main" val="0"/>
                          </a:ext>
                        </a:extLst>
                      </a:blip>
                      <a:srcRect l="17809" r="13732" b="9451"/>
                      <a:stretch/>
                    </pic:blipFill>
                    <pic:spPr bwMode="auto">
                      <a:xfrm>
                        <a:off x="0" y="0"/>
                        <a:ext cx="5837274" cy="3860442"/>
                      </a:xfrm>
                      <a:prstGeom prst="rect">
                        <a:avLst/>
                      </a:prstGeom>
                      <a:ln>
                        <a:noFill/>
                      </a:ln>
                      <a:extLst>
                        <a:ext uri="{53640926-AAD7-44D8-BBD7-CCE9431645EC}">
                          <a14:shadowObscured xmlns:a14="http://schemas.microsoft.com/office/drawing/2010/main"/>
                        </a:ext>
                      </a:extLst>
                    </pic:spPr>
                  </pic:pic>
                </a:graphicData>
              </a:graphic>
            </wp:inline>
          </w:drawing>
        </w:r>
      </w:ins>
    </w:p>
    <w:p w14:paraId="673D8E56" w14:textId="6BC368CD" w:rsidR="00CF5584" w:rsidRPr="005928F3" w:rsidRDefault="00CF5584" w:rsidP="000F5183">
      <w:pPr>
        <w:pStyle w:val="BodyText"/>
        <w:spacing w:line="480" w:lineRule="auto"/>
        <w:rPr>
          <w:rFonts w:ascii="Times New Roman" w:hAnsi="Times New Roman" w:cs="Times New Roman"/>
          <w:b/>
        </w:rPr>
      </w:pPr>
      <w:r w:rsidRPr="005928F3">
        <w:rPr>
          <w:rFonts w:ascii="Times New Roman" w:hAnsi="Times New Roman" w:cs="Times New Roman"/>
          <w:b/>
        </w:rPr>
        <w:t xml:space="preserve">Study design </w:t>
      </w:r>
    </w:p>
    <w:p w14:paraId="1A4651B3" w14:textId="5FB96598" w:rsidR="00C93B1E" w:rsidRPr="005928F3" w:rsidRDefault="00890D14" w:rsidP="000F5183">
      <w:pPr>
        <w:pStyle w:val="BodyText"/>
        <w:numPr>
          <w:ilvl w:val="0"/>
          <w:numId w:val="6"/>
        </w:numPr>
        <w:spacing w:line="480" w:lineRule="auto"/>
        <w:rPr>
          <w:rFonts w:ascii="Times New Roman" w:hAnsi="Times New Roman" w:cs="Times New Roman"/>
        </w:rPr>
      </w:pPr>
      <w:r w:rsidRPr="005928F3">
        <w:rPr>
          <w:rFonts w:ascii="Times New Roman" w:hAnsi="Times New Roman" w:cs="Times New Roman"/>
        </w:rPr>
        <w:t xml:space="preserve">Looked at </w:t>
      </w:r>
      <w:r w:rsidR="004E6913" w:rsidRPr="005928F3">
        <w:rPr>
          <w:rFonts w:ascii="Times New Roman" w:hAnsi="Times New Roman" w:cs="Times New Roman"/>
        </w:rPr>
        <w:t>the type of citation each of the 97 w</w:t>
      </w:r>
      <w:r w:rsidR="00212B38" w:rsidRPr="005928F3">
        <w:rPr>
          <w:rFonts w:ascii="Times New Roman" w:hAnsi="Times New Roman" w:cs="Times New Roman"/>
        </w:rPr>
        <w:t>as</w:t>
      </w:r>
      <w:r w:rsidR="004E6913" w:rsidRPr="005928F3">
        <w:rPr>
          <w:rFonts w:ascii="Times New Roman" w:hAnsi="Times New Roman" w:cs="Times New Roman"/>
        </w:rPr>
        <w:t xml:space="preserve">. </w:t>
      </w:r>
    </w:p>
    <w:p w14:paraId="16B9033E" w14:textId="427731C6" w:rsidR="00C93B1E" w:rsidRPr="005928F3" w:rsidRDefault="00212B38" w:rsidP="000F5183">
      <w:pPr>
        <w:pStyle w:val="BodyText"/>
        <w:numPr>
          <w:ilvl w:val="0"/>
          <w:numId w:val="6"/>
        </w:numPr>
        <w:spacing w:line="480" w:lineRule="auto"/>
        <w:rPr>
          <w:rFonts w:ascii="Times New Roman" w:hAnsi="Times New Roman" w:cs="Times New Roman"/>
        </w:rPr>
      </w:pPr>
      <w:r w:rsidRPr="005928F3">
        <w:rPr>
          <w:rFonts w:ascii="Times New Roman" w:hAnsi="Times New Roman" w:cs="Times New Roman"/>
        </w:rPr>
        <w:t>The m</w:t>
      </w:r>
      <w:r w:rsidR="004E6913" w:rsidRPr="005928F3">
        <w:rPr>
          <w:rFonts w:ascii="Times New Roman" w:hAnsi="Times New Roman" w:cs="Times New Roman"/>
        </w:rPr>
        <w:t xml:space="preserve">ost common was toxicology and least was </w:t>
      </w:r>
      <w:r w:rsidRPr="005928F3">
        <w:rPr>
          <w:rFonts w:ascii="Times New Roman" w:hAnsi="Times New Roman" w:cs="Times New Roman"/>
        </w:rPr>
        <w:t xml:space="preserve">a </w:t>
      </w:r>
      <w:r w:rsidR="004E6913" w:rsidRPr="005928F3">
        <w:rPr>
          <w:rFonts w:ascii="Times New Roman" w:hAnsi="Times New Roman" w:cs="Times New Roman"/>
        </w:rPr>
        <w:t xml:space="preserve">simulation </w:t>
      </w:r>
    </w:p>
    <w:p w14:paraId="5C3A299B" w14:textId="32C31F73" w:rsidR="00DB221D" w:rsidRPr="005928F3" w:rsidRDefault="00DB221D" w:rsidP="000F5183">
      <w:pPr>
        <w:pStyle w:val="BodyText"/>
        <w:numPr>
          <w:ilvl w:val="1"/>
          <w:numId w:val="6"/>
        </w:numPr>
        <w:spacing w:line="480" w:lineRule="auto"/>
        <w:rPr>
          <w:rFonts w:ascii="Times New Roman" w:hAnsi="Times New Roman" w:cs="Times New Roman"/>
        </w:rPr>
      </w:pPr>
      <w:r w:rsidRPr="005928F3">
        <w:rPr>
          <w:rFonts w:ascii="Times New Roman" w:hAnsi="Times New Roman" w:cs="Times New Roman"/>
        </w:rPr>
        <w:t xml:space="preserve">Explain what we meant by toxicology study </w:t>
      </w:r>
    </w:p>
    <w:p w14:paraId="52BE1260" w14:textId="07253702" w:rsidR="00C93B1E" w:rsidRPr="005928F3" w:rsidRDefault="00D06D10" w:rsidP="000F5183">
      <w:pPr>
        <w:pStyle w:val="BodyText"/>
        <w:numPr>
          <w:ilvl w:val="0"/>
          <w:numId w:val="6"/>
        </w:numPr>
        <w:spacing w:line="480" w:lineRule="auto"/>
        <w:rPr>
          <w:rFonts w:ascii="Times New Roman" w:hAnsi="Times New Roman" w:cs="Times New Roman"/>
        </w:rPr>
      </w:pPr>
      <w:r w:rsidRPr="005928F3">
        <w:rPr>
          <w:rFonts w:ascii="Times New Roman" w:hAnsi="Times New Roman" w:cs="Times New Roman"/>
        </w:rPr>
        <w:t>Two policy documents were included, could di</w:t>
      </w:r>
      <w:r w:rsidR="00514377" w:rsidRPr="005928F3">
        <w:rPr>
          <w:rFonts w:ascii="Times New Roman" w:hAnsi="Times New Roman" w:cs="Times New Roman"/>
        </w:rPr>
        <w:t>s</w:t>
      </w:r>
      <w:r w:rsidRPr="005928F3">
        <w:rPr>
          <w:rFonts w:ascii="Times New Roman" w:hAnsi="Times New Roman" w:cs="Times New Roman"/>
        </w:rPr>
        <w:t>cuss these</w:t>
      </w:r>
    </w:p>
    <w:p w14:paraId="7757EDC5" w14:textId="7C63291B" w:rsidR="0028117B" w:rsidRPr="005928F3" w:rsidRDefault="00C14883" w:rsidP="007A6EDB">
      <w:pPr>
        <w:pStyle w:val="BodyText"/>
        <w:spacing w:line="480" w:lineRule="auto"/>
        <w:rPr>
          <w:rFonts w:ascii="Times New Roman" w:hAnsi="Times New Roman" w:cs="Times New Roman"/>
        </w:rPr>
      </w:pPr>
      <w:ins w:id="62" w:author="Andrew Baxter (student)" w:date="2020-02-14T15:54:00Z">
        <w:r>
          <w:rPr>
            <w:rFonts w:ascii="Times New Roman" w:hAnsi="Times New Roman" w:cs="Times New Roman"/>
            <w:noProof/>
          </w:rPr>
          <w:lastRenderedPageBreak/>
          <w:drawing>
            <wp:anchor distT="0" distB="0" distL="114300" distR="114300" simplePos="0" relativeHeight="251660288" behindDoc="0" locked="0" layoutInCell="1" allowOverlap="1" wp14:anchorId="15AE1CE6" wp14:editId="766CAEBC">
              <wp:simplePos x="0" y="0"/>
              <wp:positionH relativeFrom="column">
                <wp:posOffset>4284070</wp:posOffset>
              </wp:positionH>
              <wp:positionV relativeFrom="paragraph">
                <wp:posOffset>244344</wp:posOffset>
              </wp:positionV>
              <wp:extent cx="894034" cy="1143899"/>
              <wp:effectExtent l="0" t="0" r="1905" b="0"/>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94034" cy="1143899"/>
                      </a:xfrm>
                      <a:prstGeom prst="rect">
                        <a:avLst/>
                      </a:prstGeom>
                      <a:noFill/>
                    </pic:spPr>
                  </pic:pic>
                </a:graphicData>
              </a:graphic>
              <wp14:sizeRelH relativeFrom="margin">
                <wp14:pctWidth>0</wp14:pctWidth>
              </wp14:sizeRelH>
              <wp14:sizeRelV relativeFrom="margin">
                <wp14:pctHeight>0</wp14:pctHeight>
              </wp14:sizeRelV>
            </wp:anchor>
          </w:drawing>
        </w:r>
      </w:ins>
      <w:ins w:id="63" w:author="Andrew Baxter (student)" w:date="2020-02-14T15:47:00Z">
        <w:r w:rsidR="00DC2142">
          <w:rPr>
            <w:rFonts w:ascii="Times New Roman" w:hAnsi="Times New Roman" w:cs="Times New Roman"/>
            <w:noProof/>
          </w:rPr>
          <w:drawing>
            <wp:inline distT="0" distB="0" distL="0" distR="0" wp14:anchorId="663C4449" wp14:editId="73612D76">
              <wp:extent cx="5509271" cy="3360427"/>
              <wp:effectExtent l="0" t="0" r="0" b="0"/>
              <wp:docPr id="640" name="Picture 640"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graph - filtered - col_stud - pap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9271" cy="3360427"/>
                      </a:xfrm>
                      <a:prstGeom prst="rect">
                        <a:avLst/>
                      </a:prstGeom>
                    </pic:spPr>
                  </pic:pic>
                </a:graphicData>
              </a:graphic>
            </wp:inline>
          </w:drawing>
        </w:r>
      </w:ins>
    </w:p>
    <w:p w14:paraId="3A20EBAD" w14:textId="67837358" w:rsidR="00CF5584" w:rsidRPr="005928F3" w:rsidRDefault="00CF5584" w:rsidP="000F5183">
      <w:pPr>
        <w:pStyle w:val="BodyText"/>
        <w:spacing w:line="480" w:lineRule="auto"/>
        <w:rPr>
          <w:rFonts w:ascii="Times New Roman" w:hAnsi="Times New Roman" w:cs="Times New Roman"/>
          <w:b/>
        </w:rPr>
      </w:pPr>
      <w:r w:rsidRPr="005928F3">
        <w:rPr>
          <w:rFonts w:ascii="Times New Roman" w:hAnsi="Times New Roman" w:cs="Times New Roman"/>
          <w:b/>
        </w:rPr>
        <w:t xml:space="preserve">Conflicts of interest </w:t>
      </w:r>
    </w:p>
    <w:p w14:paraId="5334E80D" w14:textId="77777777" w:rsidR="007E2215" w:rsidRPr="005928F3" w:rsidRDefault="00514377" w:rsidP="000F5183">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t>Out of the 97 influential documents, 41 declared they had no conflicts of interest and 27 declared conflicts of interest</w:t>
      </w:r>
    </w:p>
    <w:p w14:paraId="2A99A7EE" w14:textId="77777777" w:rsidR="007E2215" w:rsidRPr="005928F3" w:rsidRDefault="00514377" w:rsidP="000F5183">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t>Explain what no mention means- there was no statement declaring conflicts of interest.</w:t>
      </w:r>
    </w:p>
    <w:p w14:paraId="7897FBF1" w14:textId="23A792DB" w:rsidR="00CF5584" w:rsidRPr="005928F3" w:rsidRDefault="0098212D" w:rsidP="000F5183">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t>It is highly likely/ almost certain that w</w:t>
      </w:r>
      <w:r w:rsidR="004E6913" w:rsidRPr="005928F3">
        <w:rPr>
          <w:rFonts w:ascii="Times New Roman" w:hAnsi="Times New Roman" w:cs="Times New Roman"/>
        </w:rPr>
        <w:t>e are underestimating the conflicts of interest as we are reliant on what has bee</w:t>
      </w:r>
      <w:r w:rsidR="00062FC2" w:rsidRPr="005928F3">
        <w:rPr>
          <w:rFonts w:ascii="Times New Roman" w:hAnsi="Times New Roman" w:cs="Times New Roman"/>
        </w:rPr>
        <w:t>n declared within each article and how conflicts of interest are inte</w:t>
      </w:r>
      <w:r w:rsidR="009F2B84" w:rsidRPr="005928F3">
        <w:rPr>
          <w:rFonts w:ascii="Times New Roman" w:hAnsi="Times New Roman" w:cs="Times New Roman"/>
        </w:rPr>
        <w:t>rpre</w:t>
      </w:r>
      <w:r w:rsidR="00062FC2" w:rsidRPr="005928F3">
        <w:rPr>
          <w:rFonts w:ascii="Times New Roman" w:hAnsi="Times New Roman" w:cs="Times New Roman"/>
        </w:rPr>
        <w:t>ted</w:t>
      </w:r>
      <w:r w:rsidR="00015AE9" w:rsidRPr="005928F3">
        <w:rPr>
          <w:rFonts w:ascii="Times New Roman" w:hAnsi="Times New Roman" w:cs="Times New Roman"/>
        </w:rPr>
        <w:t>.</w:t>
      </w:r>
    </w:p>
    <w:p w14:paraId="6EB9AA3B" w14:textId="645F8CA8" w:rsidR="00A5719F" w:rsidRPr="005928F3" w:rsidRDefault="00514377" w:rsidP="000F5183">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t>The p</w:t>
      </w:r>
      <w:r w:rsidR="00A5719F" w:rsidRPr="005928F3">
        <w:rPr>
          <w:rFonts w:ascii="Times New Roman" w:hAnsi="Times New Roman" w:cs="Times New Roman"/>
        </w:rPr>
        <w:t>ot</w:t>
      </w:r>
      <w:r w:rsidRPr="005928F3">
        <w:rPr>
          <w:rFonts w:ascii="Times New Roman" w:hAnsi="Times New Roman" w:cs="Times New Roman"/>
        </w:rPr>
        <w:t>en</w:t>
      </w:r>
      <w:r w:rsidR="00A5719F" w:rsidRPr="005928F3">
        <w:rPr>
          <w:rFonts w:ascii="Times New Roman" w:hAnsi="Times New Roman" w:cs="Times New Roman"/>
        </w:rPr>
        <w:t xml:space="preserve">tial inclusion of the table below </w:t>
      </w:r>
    </w:p>
    <w:tbl>
      <w:tblPr>
        <w:tblStyle w:val="TableGrid"/>
        <w:tblW w:w="0" w:type="auto"/>
        <w:tblInd w:w="-5" w:type="dxa"/>
        <w:tblLayout w:type="fixed"/>
        <w:tblLook w:val="04A0" w:firstRow="1" w:lastRow="0" w:firstColumn="1" w:lastColumn="0" w:noHBand="0" w:noVBand="1"/>
      </w:tblPr>
      <w:tblGrid>
        <w:gridCol w:w="3544"/>
        <w:gridCol w:w="1095"/>
        <w:gridCol w:w="1095"/>
        <w:gridCol w:w="1096"/>
        <w:gridCol w:w="1095"/>
        <w:gridCol w:w="1096"/>
      </w:tblGrid>
      <w:tr w:rsidR="002819E4" w:rsidRPr="005928F3" w14:paraId="433A2DB2" w14:textId="77777777" w:rsidTr="002819E4">
        <w:trPr>
          <w:trHeight w:val="300"/>
        </w:trPr>
        <w:tc>
          <w:tcPr>
            <w:tcW w:w="3544" w:type="dxa"/>
            <w:noWrap/>
            <w:hideMark/>
          </w:tcPr>
          <w:p w14:paraId="2523945F" w14:textId="77777777" w:rsidR="002819E4" w:rsidRPr="005928F3" w:rsidRDefault="002819E4" w:rsidP="000F5183">
            <w:pPr>
              <w:spacing w:line="480" w:lineRule="auto"/>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Conflicts of interest</w:t>
            </w:r>
          </w:p>
        </w:tc>
        <w:tc>
          <w:tcPr>
            <w:tcW w:w="1095" w:type="dxa"/>
            <w:noWrap/>
            <w:vAlign w:val="center"/>
            <w:hideMark/>
          </w:tcPr>
          <w:p w14:paraId="60FFB51C" w14:textId="77777777" w:rsidR="002819E4" w:rsidRPr="005928F3" w:rsidRDefault="002819E4" w:rsidP="000F5183">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WHO</w:t>
            </w:r>
          </w:p>
        </w:tc>
        <w:tc>
          <w:tcPr>
            <w:tcW w:w="1095" w:type="dxa"/>
            <w:noWrap/>
            <w:vAlign w:val="center"/>
            <w:hideMark/>
          </w:tcPr>
          <w:p w14:paraId="4CD3E0A4" w14:textId="77777777" w:rsidR="002819E4" w:rsidRPr="005928F3" w:rsidRDefault="002819E4" w:rsidP="000F5183">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UK</w:t>
            </w:r>
          </w:p>
        </w:tc>
        <w:tc>
          <w:tcPr>
            <w:tcW w:w="1096" w:type="dxa"/>
            <w:noWrap/>
            <w:vAlign w:val="center"/>
            <w:hideMark/>
          </w:tcPr>
          <w:p w14:paraId="775DDBE0" w14:textId="77777777" w:rsidR="002819E4" w:rsidRPr="005928F3" w:rsidRDefault="002819E4" w:rsidP="000F5183">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AUS</w:t>
            </w:r>
          </w:p>
        </w:tc>
        <w:tc>
          <w:tcPr>
            <w:tcW w:w="1095" w:type="dxa"/>
            <w:tcBorders>
              <w:right w:val="single" w:sz="12" w:space="0" w:color="auto"/>
            </w:tcBorders>
            <w:noWrap/>
            <w:vAlign w:val="center"/>
            <w:hideMark/>
          </w:tcPr>
          <w:p w14:paraId="66C91A95" w14:textId="77777777" w:rsidR="002819E4" w:rsidRPr="005928F3" w:rsidRDefault="002819E4" w:rsidP="000F5183">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USA</w:t>
            </w:r>
          </w:p>
        </w:tc>
        <w:tc>
          <w:tcPr>
            <w:tcW w:w="1096" w:type="dxa"/>
            <w:tcBorders>
              <w:left w:val="single" w:sz="12" w:space="0" w:color="auto"/>
            </w:tcBorders>
            <w:noWrap/>
            <w:vAlign w:val="center"/>
            <w:hideMark/>
          </w:tcPr>
          <w:p w14:paraId="4C0DA9DC" w14:textId="77777777" w:rsidR="002819E4" w:rsidRPr="005928F3" w:rsidRDefault="002819E4" w:rsidP="000F5183">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Total</w:t>
            </w:r>
          </w:p>
        </w:tc>
      </w:tr>
      <w:tr w:rsidR="002819E4" w:rsidRPr="005928F3" w14:paraId="76B41CB4" w14:textId="77777777" w:rsidTr="002819E4">
        <w:trPr>
          <w:trHeight w:val="300"/>
        </w:trPr>
        <w:tc>
          <w:tcPr>
            <w:tcW w:w="3544" w:type="dxa"/>
            <w:noWrap/>
            <w:hideMark/>
          </w:tcPr>
          <w:p w14:paraId="29F7D829" w14:textId="71563006"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lastRenderedPageBreak/>
              <w:t>Both e-</w:t>
            </w:r>
            <w:r w:rsidR="00F03FF9" w:rsidRPr="005928F3">
              <w:rPr>
                <w:rFonts w:ascii="Times New Roman" w:eastAsia="Times New Roman" w:hAnsi="Times New Roman" w:cs="Times New Roman"/>
                <w:color w:val="000000"/>
                <w:lang w:eastAsia="en-GB"/>
              </w:rPr>
              <w:t>cigarette</w:t>
            </w:r>
            <w:r w:rsidRPr="005928F3">
              <w:rPr>
                <w:rFonts w:ascii="Times New Roman" w:eastAsia="Times New Roman" w:hAnsi="Times New Roman" w:cs="Times New Roman"/>
                <w:color w:val="000000"/>
                <w:lang w:eastAsia="en-GB"/>
              </w:rPr>
              <w:t xml:space="preserve"> and pharmaceutical</w:t>
            </w:r>
          </w:p>
        </w:tc>
        <w:tc>
          <w:tcPr>
            <w:tcW w:w="1095" w:type="dxa"/>
            <w:noWrap/>
            <w:vAlign w:val="center"/>
            <w:hideMark/>
          </w:tcPr>
          <w:p w14:paraId="242C7636" w14:textId="09E2C6AE"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5" w:type="dxa"/>
            <w:noWrap/>
            <w:vAlign w:val="center"/>
            <w:hideMark/>
          </w:tcPr>
          <w:p w14:paraId="58BFBCDF" w14:textId="5BECB7D5"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w:t>
            </w:r>
          </w:p>
        </w:tc>
        <w:tc>
          <w:tcPr>
            <w:tcW w:w="1096" w:type="dxa"/>
            <w:noWrap/>
            <w:vAlign w:val="center"/>
            <w:hideMark/>
          </w:tcPr>
          <w:p w14:paraId="4EBDAD3F" w14:textId="2355502E"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6</w:t>
            </w:r>
          </w:p>
        </w:tc>
        <w:tc>
          <w:tcPr>
            <w:tcW w:w="1095" w:type="dxa"/>
            <w:tcBorders>
              <w:right w:val="single" w:sz="12" w:space="0" w:color="auto"/>
            </w:tcBorders>
            <w:noWrap/>
            <w:vAlign w:val="center"/>
            <w:hideMark/>
          </w:tcPr>
          <w:p w14:paraId="5DAC3BDA" w14:textId="1AF1BA79"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7</w:t>
            </w:r>
          </w:p>
        </w:tc>
        <w:tc>
          <w:tcPr>
            <w:tcW w:w="1096" w:type="dxa"/>
            <w:tcBorders>
              <w:left w:val="single" w:sz="12" w:space="0" w:color="auto"/>
            </w:tcBorders>
            <w:noWrap/>
            <w:vAlign w:val="center"/>
            <w:hideMark/>
          </w:tcPr>
          <w:p w14:paraId="3380FE9A" w14:textId="468B6B8E"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w:t>
            </w:r>
          </w:p>
        </w:tc>
      </w:tr>
      <w:tr w:rsidR="002819E4" w:rsidRPr="005928F3" w14:paraId="141114F7" w14:textId="77777777" w:rsidTr="002819E4">
        <w:trPr>
          <w:trHeight w:val="300"/>
        </w:trPr>
        <w:tc>
          <w:tcPr>
            <w:tcW w:w="3544" w:type="dxa"/>
            <w:noWrap/>
            <w:hideMark/>
          </w:tcPr>
          <w:p w14:paraId="76BE1F85" w14:textId="77777777"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E-cigarette</w:t>
            </w:r>
          </w:p>
        </w:tc>
        <w:tc>
          <w:tcPr>
            <w:tcW w:w="1095" w:type="dxa"/>
            <w:noWrap/>
            <w:vAlign w:val="center"/>
            <w:hideMark/>
          </w:tcPr>
          <w:p w14:paraId="76CC3483" w14:textId="6DA9F7E1"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noWrap/>
            <w:vAlign w:val="center"/>
            <w:hideMark/>
          </w:tcPr>
          <w:p w14:paraId="130787E5" w14:textId="2C977604"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6" w:type="dxa"/>
            <w:noWrap/>
            <w:vAlign w:val="center"/>
            <w:hideMark/>
          </w:tcPr>
          <w:p w14:paraId="22F50AE0" w14:textId="499733EC"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5" w:type="dxa"/>
            <w:tcBorders>
              <w:right w:val="single" w:sz="12" w:space="0" w:color="auto"/>
            </w:tcBorders>
            <w:noWrap/>
            <w:vAlign w:val="center"/>
            <w:hideMark/>
          </w:tcPr>
          <w:p w14:paraId="2DAEED12" w14:textId="48AFAE9D"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6" w:type="dxa"/>
            <w:tcBorders>
              <w:left w:val="single" w:sz="12" w:space="0" w:color="auto"/>
            </w:tcBorders>
            <w:noWrap/>
            <w:vAlign w:val="center"/>
            <w:hideMark/>
          </w:tcPr>
          <w:p w14:paraId="2AC9A022" w14:textId="16CA9AA0"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r>
      <w:tr w:rsidR="002819E4" w:rsidRPr="005928F3" w14:paraId="1BF97752" w14:textId="77777777" w:rsidTr="002819E4">
        <w:trPr>
          <w:trHeight w:val="300"/>
        </w:trPr>
        <w:tc>
          <w:tcPr>
            <w:tcW w:w="3544" w:type="dxa"/>
            <w:noWrap/>
            <w:hideMark/>
          </w:tcPr>
          <w:p w14:paraId="6E5E0EAF" w14:textId="77777777"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No mention</w:t>
            </w:r>
          </w:p>
        </w:tc>
        <w:tc>
          <w:tcPr>
            <w:tcW w:w="1095" w:type="dxa"/>
            <w:noWrap/>
            <w:vAlign w:val="center"/>
            <w:hideMark/>
          </w:tcPr>
          <w:p w14:paraId="2966504E" w14:textId="759A9A94"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w:t>
            </w:r>
          </w:p>
        </w:tc>
        <w:tc>
          <w:tcPr>
            <w:tcW w:w="1095" w:type="dxa"/>
            <w:noWrap/>
            <w:vAlign w:val="center"/>
            <w:hideMark/>
          </w:tcPr>
          <w:p w14:paraId="55237635" w14:textId="47291148"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25</w:t>
            </w:r>
          </w:p>
        </w:tc>
        <w:tc>
          <w:tcPr>
            <w:tcW w:w="1096" w:type="dxa"/>
            <w:noWrap/>
            <w:vAlign w:val="center"/>
            <w:hideMark/>
          </w:tcPr>
          <w:p w14:paraId="4C7AC018" w14:textId="0D88D831"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17</w:t>
            </w:r>
          </w:p>
        </w:tc>
        <w:tc>
          <w:tcPr>
            <w:tcW w:w="1095" w:type="dxa"/>
            <w:tcBorders>
              <w:right w:val="single" w:sz="12" w:space="0" w:color="auto"/>
            </w:tcBorders>
            <w:noWrap/>
            <w:vAlign w:val="center"/>
            <w:hideMark/>
          </w:tcPr>
          <w:p w14:paraId="1C2847B1" w14:textId="55DA8BE4"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25</w:t>
            </w:r>
          </w:p>
        </w:tc>
        <w:tc>
          <w:tcPr>
            <w:tcW w:w="1096" w:type="dxa"/>
            <w:tcBorders>
              <w:left w:val="single" w:sz="12" w:space="0" w:color="auto"/>
            </w:tcBorders>
            <w:noWrap/>
            <w:vAlign w:val="center"/>
            <w:hideMark/>
          </w:tcPr>
          <w:p w14:paraId="50530527" w14:textId="3C359D98"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29</w:t>
            </w:r>
          </w:p>
        </w:tc>
      </w:tr>
      <w:tr w:rsidR="002819E4" w:rsidRPr="005928F3" w14:paraId="3A482AA4" w14:textId="77777777" w:rsidTr="002819E4">
        <w:trPr>
          <w:trHeight w:val="300"/>
        </w:trPr>
        <w:tc>
          <w:tcPr>
            <w:tcW w:w="3544" w:type="dxa"/>
            <w:noWrap/>
            <w:hideMark/>
          </w:tcPr>
          <w:p w14:paraId="4C634993" w14:textId="77777777"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None declared</w:t>
            </w:r>
          </w:p>
        </w:tc>
        <w:tc>
          <w:tcPr>
            <w:tcW w:w="1095" w:type="dxa"/>
            <w:noWrap/>
            <w:vAlign w:val="center"/>
            <w:hideMark/>
          </w:tcPr>
          <w:p w14:paraId="180A5C81" w14:textId="6FEB9C0B"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20</w:t>
            </w:r>
          </w:p>
        </w:tc>
        <w:tc>
          <w:tcPr>
            <w:tcW w:w="1095" w:type="dxa"/>
            <w:noWrap/>
            <w:vAlign w:val="center"/>
            <w:hideMark/>
          </w:tcPr>
          <w:p w14:paraId="608B7B02" w14:textId="3CCE4B4E"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34</w:t>
            </w:r>
          </w:p>
        </w:tc>
        <w:tc>
          <w:tcPr>
            <w:tcW w:w="1096" w:type="dxa"/>
            <w:noWrap/>
            <w:vAlign w:val="center"/>
            <w:hideMark/>
          </w:tcPr>
          <w:p w14:paraId="61FAD3C4" w14:textId="512BCC2C"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21</w:t>
            </w:r>
          </w:p>
        </w:tc>
        <w:tc>
          <w:tcPr>
            <w:tcW w:w="1095" w:type="dxa"/>
            <w:tcBorders>
              <w:right w:val="single" w:sz="12" w:space="0" w:color="auto"/>
            </w:tcBorders>
            <w:noWrap/>
            <w:vAlign w:val="center"/>
            <w:hideMark/>
          </w:tcPr>
          <w:p w14:paraId="6E9AF073" w14:textId="18448FD9"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33</w:t>
            </w:r>
          </w:p>
        </w:tc>
        <w:tc>
          <w:tcPr>
            <w:tcW w:w="1096" w:type="dxa"/>
            <w:tcBorders>
              <w:left w:val="single" w:sz="12" w:space="0" w:color="auto"/>
            </w:tcBorders>
            <w:noWrap/>
            <w:vAlign w:val="center"/>
            <w:hideMark/>
          </w:tcPr>
          <w:p w14:paraId="49075B58" w14:textId="194F45D6"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41</w:t>
            </w:r>
          </w:p>
        </w:tc>
      </w:tr>
      <w:tr w:rsidR="002819E4" w:rsidRPr="005928F3" w14:paraId="3F35B274" w14:textId="77777777" w:rsidTr="002819E4">
        <w:trPr>
          <w:trHeight w:val="300"/>
        </w:trPr>
        <w:tc>
          <w:tcPr>
            <w:tcW w:w="3544" w:type="dxa"/>
            <w:noWrap/>
            <w:hideMark/>
          </w:tcPr>
          <w:p w14:paraId="7D98B017" w14:textId="77777777"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Pharmaceutical</w:t>
            </w:r>
          </w:p>
        </w:tc>
        <w:tc>
          <w:tcPr>
            <w:tcW w:w="1095" w:type="dxa"/>
            <w:noWrap/>
            <w:vAlign w:val="center"/>
            <w:hideMark/>
          </w:tcPr>
          <w:p w14:paraId="65A84C61" w14:textId="1136D998"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w:t>
            </w:r>
          </w:p>
        </w:tc>
        <w:tc>
          <w:tcPr>
            <w:tcW w:w="1095" w:type="dxa"/>
            <w:noWrap/>
            <w:vAlign w:val="center"/>
            <w:hideMark/>
          </w:tcPr>
          <w:p w14:paraId="0486FFFB" w14:textId="00464E33"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12</w:t>
            </w:r>
          </w:p>
        </w:tc>
        <w:tc>
          <w:tcPr>
            <w:tcW w:w="1096" w:type="dxa"/>
            <w:noWrap/>
            <w:vAlign w:val="center"/>
            <w:hideMark/>
          </w:tcPr>
          <w:p w14:paraId="4A16F263" w14:textId="2432B3ED"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7</w:t>
            </w:r>
          </w:p>
        </w:tc>
        <w:tc>
          <w:tcPr>
            <w:tcW w:w="1095" w:type="dxa"/>
            <w:tcBorders>
              <w:right w:val="single" w:sz="12" w:space="0" w:color="auto"/>
            </w:tcBorders>
            <w:noWrap/>
            <w:vAlign w:val="center"/>
            <w:hideMark/>
          </w:tcPr>
          <w:p w14:paraId="6D5D8E43" w14:textId="482D43D2"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6" w:type="dxa"/>
            <w:tcBorders>
              <w:left w:val="single" w:sz="12" w:space="0" w:color="auto"/>
            </w:tcBorders>
            <w:noWrap/>
            <w:vAlign w:val="center"/>
            <w:hideMark/>
          </w:tcPr>
          <w:p w14:paraId="3927996D" w14:textId="0B8FA469"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13</w:t>
            </w:r>
          </w:p>
        </w:tc>
      </w:tr>
      <w:tr w:rsidR="002819E4" w:rsidRPr="005928F3" w14:paraId="6A4B7CDD" w14:textId="77777777" w:rsidTr="002819E4">
        <w:trPr>
          <w:trHeight w:val="300"/>
        </w:trPr>
        <w:tc>
          <w:tcPr>
            <w:tcW w:w="3544" w:type="dxa"/>
            <w:noWrap/>
            <w:hideMark/>
          </w:tcPr>
          <w:p w14:paraId="0A0BED67" w14:textId="2971CB44"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Tobacco company</w:t>
            </w:r>
          </w:p>
        </w:tc>
        <w:tc>
          <w:tcPr>
            <w:tcW w:w="1095" w:type="dxa"/>
            <w:noWrap/>
            <w:vAlign w:val="center"/>
            <w:hideMark/>
          </w:tcPr>
          <w:p w14:paraId="069F330E" w14:textId="20A310CF"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noWrap/>
            <w:vAlign w:val="center"/>
            <w:hideMark/>
          </w:tcPr>
          <w:p w14:paraId="24766120" w14:textId="2AC8A5AC"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6" w:type="dxa"/>
            <w:noWrap/>
            <w:vAlign w:val="center"/>
            <w:hideMark/>
          </w:tcPr>
          <w:p w14:paraId="6C78D593" w14:textId="6E889478"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tcBorders>
              <w:right w:val="single" w:sz="12" w:space="0" w:color="auto"/>
            </w:tcBorders>
            <w:noWrap/>
            <w:vAlign w:val="center"/>
            <w:hideMark/>
          </w:tcPr>
          <w:p w14:paraId="72A65725" w14:textId="08B4A965"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6" w:type="dxa"/>
            <w:tcBorders>
              <w:left w:val="single" w:sz="12" w:space="0" w:color="auto"/>
            </w:tcBorders>
            <w:noWrap/>
            <w:vAlign w:val="center"/>
            <w:hideMark/>
          </w:tcPr>
          <w:p w14:paraId="726A1243" w14:textId="15D34D74"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r>
      <w:tr w:rsidR="002819E4" w:rsidRPr="005928F3" w14:paraId="4E773D00" w14:textId="77777777" w:rsidTr="002819E4">
        <w:trPr>
          <w:trHeight w:val="300"/>
        </w:trPr>
        <w:tc>
          <w:tcPr>
            <w:tcW w:w="3544" w:type="dxa"/>
            <w:noWrap/>
            <w:hideMark/>
          </w:tcPr>
          <w:p w14:paraId="6D02131B" w14:textId="77777777"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Tobacco control advocate</w:t>
            </w:r>
          </w:p>
        </w:tc>
        <w:tc>
          <w:tcPr>
            <w:tcW w:w="1095" w:type="dxa"/>
            <w:noWrap/>
            <w:vAlign w:val="center"/>
            <w:hideMark/>
          </w:tcPr>
          <w:p w14:paraId="03A3F770" w14:textId="63A9141F"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noWrap/>
            <w:vAlign w:val="center"/>
            <w:hideMark/>
          </w:tcPr>
          <w:p w14:paraId="44582448" w14:textId="664F12BC"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6" w:type="dxa"/>
            <w:noWrap/>
            <w:vAlign w:val="center"/>
            <w:hideMark/>
          </w:tcPr>
          <w:p w14:paraId="0474B886" w14:textId="028EADF6"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tcBorders>
              <w:right w:val="single" w:sz="12" w:space="0" w:color="auto"/>
            </w:tcBorders>
            <w:noWrap/>
            <w:vAlign w:val="center"/>
            <w:hideMark/>
          </w:tcPr>
          <w:p w14:paraId="0CD7A268" w14:textId="36B46CEA"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6" w:type="dxa"/>
            <w:tcBorders>
              <w:left w:val="single" w:sz="12" w:space="0" w:color="auto"/>
            </w:tcBorders>
            <w:noWrap/>
            <w:vAlign w:val="center"/>
            <w:hideMark/>
          </w:tcPr>
          <w:p w14:paraId="477E2C53" w14:textId="42C32FD7"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r>
      <w:tr w:rsidR="002819E4" w:rsidRPr="005928F3" w14:paraId="15F93E79" w14:textId="77777777" w:rsidTr="002819E4">
        <w:trPr>
          <w:trHeight w:val="300"/>
        </w:trPr>
        <w:tc>
          <w:tcPr>
            <w:tcW w:w="3544" w:type="dxa"/>
            <w:noWrap/>
            <w:hideMark/>
          </w:tcPr>
          <w:p w14:paraId="4F6C0277" w14:textId="77777777" w:rsidR="002819E4" w:rsidRPr="005928F3" w:rsidRDefault="002819E4" w:rsidP="000F5183">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Total</w:t>
            </w:r>
          </w:p>
        </w:tc>
        <w:tc>
          <w:tcPr>
            <w:tcW w:w="1095" w:type="dxa"/>
            <w:noWrap/>
            <w:vAlign w:val="center"/>
            <w:hideMark/>
          </w:tcPr>
          <w:p w14:paraId="7DA7646C" w14:textId="550F2BFD"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35</w:t>
            </w:r>
          </w:p>
        </w:tc>
        <w:tc>
          <w:tcPr>
            <w:tcW w:w="1095" w:type="dxa"/>
            <w:noWrap/>
            <w:vAlign w:val="center"/>
            <w:hideMark/>
          </w:tcPr>
          <w:p w14:paraId="19C4713B" w14:textId="42175D6E"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85</w:t>
            </w:r>
          </w:p>
        </w:tc>
        <w:tc>
          <w:tcPr>
            <w:tcW w:w="1096" w:type="dxa"/>
            <w:noWrap/>
            <w:vAlign w:val="center"/>
            <w:hideMark/>
          </w:tcPr>
          <w:p w14:paraId="2038B0CA" w14:textId="15681A9B"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52</w:t>
            </w:r>
          </w:p>
        </w:tc>
        <w:tc>
          <w:tcPr>
            <w:tcW w:w="1095" w:type="dxa"/>
            <w:tcBorders>
              <w:right w:val="single" w:sz="12" w:space="0" w:color="auto"/>
            </w:tcBorders>
            <w:noWrap/>
            <w:vAlign w:val="center"/>
            <w:hideMark/>
          </w:tcPr>
          <w:p w14:paraId="39E2EC62" w14:textId="55D17763"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74</w:t>
            </w:r>
          </w:p>
        </w:tc>
        <w:tc>
          <w:tcPr>
            <w:tcW w:w="1096" w:type="dxa"/>
            <w:tcBorders>
              <w:left w:val="single" w:sz="12" w:space="0" w:color="auto"/>
            </w:tcBorders>
            <w:noWrap/>
            <w:vAlign w:val="center"/>
            <w:hideMark/>
          </w:tcPr>
          <w:p w14:paraId="51932B84" w14:textId="77777777" w:rsidR="002819E4" w:rsidRPr="005928F3" w:rsidRDefault="002819E4" w:rsidP="000F5183">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97</w:t>
            </w:r>
          </w:p>
        </w:tc>
      </w:tr>
    </w:tbl>
    <w:p w14:paraId="5F5BDC0B" w14:textId="7D0FF5C6" w:rsidR="00A5719F" w:rsidRPr="005928F3" w:rsidRDefault="00A5719F" w:rsidP="000F5183">
      <w:pPr>
        <w:pStyle w:val="BodyText"/>
        <w:spacing w:line="480" w:lineRule="auto"/>
        <w:ind w:left="720"/>
        <w:rPr>
          <w:rFonts w:ascii="Times New Roman" w:hAnsi="Times New Roman" w:cs="Times New Roman"/>
        </w:rPr>
      </w:pPr>
    </w:p>
    <w:p w14:paraId="1E41B752" w14:textId="68549EE5" w:rsidR="009142A8" w:rsidRPr="00D57EFB" w:rsidRDefault="00C41F34" w:rsidP="000F5183">
      <w:pPr>
        <w:pStyle w:val="BodyText"/>
        <w:spacing w:line="480" w:lineRule="auto"/>
        <w:rPr>
          <w:rFonts w:ascii="Times New Roman" w:hAnsi="Times New Roman" w:cs="Times New Roman"/>
          <w:sz w:val="21"/>
          <w:szCs w:val="21"/>
        </w:rPr>
      </w:pPr>
      <w:ins w:id="64" w:author="Andrew Baxter (student)" w:date="2020-02-14T15:55:00Z">
        <w:r>
          <w:rPr>
            <w:rFonts w:ascii="Times New Roman" w:hAnsi="Times New Roman" w:cs="Times New Roman"/>
            <w:noProof/>
            <w:sz w:val="21"/>
            <w:szCs w:val="21"/>
          </w:rPr>
          <w:drawing>
            <wp:anchor distT="0" distB="0" distL="114300" distR="114300" simplePos="0" relativeHeight="251661312" behindDoc="0" locked="0" layoutInCell="1" allowOverlap="1" wp14:anchorId="6D9C0C59" wp14:editId="459F0703">
              <wp:simplePos x="0" y="0"/>
              <wp:positionH relativeFrom="column">
                <wp:posOffset>3722058</wp:posOffset>
              </wp:positionH>
              <wp:positionV relativeFrom="paragraph">
                <wp:posOffset>120434</wp:posOffset>
              </wp:positionV>
              <wp:extent cx="1566962" cy="1173192"/>
              <wp:effectExtent l="0" t="0" r="0" b="8255"/>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6962" cy="1173192"/>
                      </a:xfrm>
                      <a:prstGeom prst="rect">
                        <a:avLst/>
                      </a:prstGeom>
                      <a:noFill/>
                    </pic:spPr>
                  </pic:pic>
                </a:graphicData>
              </a:graphic>
              <wp14:sizeRelH relativeFrom="margin">
                <wp14:pctWidth>0</wp14:pctWidth>
              </wp14:sizeRelH>
              <wp14:sizeRelV relativeFrom="margin">
                <wp14:pctHeight>0</wp14:pctHeight>
              </wp14:sizeRelV>
            </wp:anchor>
          </w:drawing>
        </w:r>
      </w:ins>
      <w:ins w:id="65" w:author="Andrew Baxter (student)" w:date="2020-02-14T15:45:00Z">
        <w:r w:rsidR="00820ADC">
          <w:rPr>
            <w:rFonts w:ascii="Times New Roman" w:hAnsi="Times New Roman" w:cs="Times New Roman"/>
            <w:noProof/>
            <w:sz w:val="21"/>
            <w:szCs w:val="21"/>
          </w:rPr>
          <w:drawing>
            <wp:inline distT="0" distB="0" distL="0" distR="0" wp14:anchorId="2BBA4D3F" wp14:editId="44C7D0A3">
              <wp:extent cx="5436119" cy="3328423"/>
              <wp:effectExtent l="0" t="0" r="0" b="571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graph - filtered - col_conf - pap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6119" cy="3328423"/>
                      </a:xfrm>
                      <a:prstGeom prst="rect">
                        <a:avLst/>
                      </a:prstGeom>
                    </pic:spPr>
                  </pic:pic>
                </a:graphicData>
              </a:graphic>
            </wp:inline>
          </w:drawing>
        </w:r>
      </w:ins>
    </w:p>
    <w:p w14:paraId="447FFD05" w14:textId="1615D0ED" w:rsidR="0096421C" w:rsidRPr="005928F3" w:rsidRDefault="002A58FA" w:rsidP="000F5183">
      <w:pPr>
        <w:pStyle w:val="Heading3"/>
        <w:spacing w:line="480" w:lineRule="auto"/>
        <w:ind w:left="720" w:hanging="720"/>
        <w:rPr>
          <w:rFonts w:ascii="Times New Roman" w:hAnsi="Times New Roman" w:cs="Times New Roman"/>
          <w:color w:val="FF0000"/>
          <w:sz w:val="22"/>
        </w:rPr>
      </w:pPr>
      <w:r w:rsidRPr="00D57EFB">
        <w:rPr>
          <w:rFonts w:ascii="Times New Roman" w:hAnsi="Times New Roman" w:cs="Times New Roman"/>
          <w:sz w:val="21"/>
          <w:szCs w:val="21"/>
        </w:rPr>
        <w:t xml:space="preserve">DISCUSSION </w:t>
      </w:r>
      <w:r w:rsidR="00721105" w:rsidRPr="005928F3">
        <w:rPr>
          <w:rFonts w:ascii="Times New Roman" w:hAnsi="Times New Roman" w:cs="Times New Roman"/>
          <w:color w:val="FF0000"/>
          <w:sz w:val="22"/>
        </w:rPr>
        <w:t>(</w:t>
      </w:r>
      <w:r w:rsidR="00544A8E" w:rsidRPr="005928F3">
        <w:rPr>
          <w:rFonts w:ascii="Times New Roman" w:hAnsi="Times New Roman" w:cs="Times New Roman"/>
          <w:color w:val="FF0000"/>
          <w:sz w:val="22"/>
        </w:rPr>
        <w:t>/</w:t>
      </w:r>
      <w:r w:rsidR="00721105" w:rsidRPr="005928F3">
        <w:rPr>
          <w:rFonts w:ascii="Times New Roman" w:hAnsi="Times New Roman" w:cs="Times New Roman"/>
          <w:color w:val="FF0000"/>
          <w:sz w:val="22"/>
        </w:rPr>
        <w:t>800)</w:t>
      </w:r>
    </w:p>
    <w:p w14:paraId="59BBA324" w14:textId="3AE765A5" w:rsidR="00054465" w:rsidRPr="005928F3" w:rsidRDefault="00E05CAA" w:rsidP="000F5183">
      <w:pPr>
        <w:pStyle w:val="BodyText"/>
        <w:numPr>
          <w:ilvl w:val="0"/>
          <w:numId w:val="10"/>
        </w:numPr>
        <w:spacing w:line="480" w:lineRule="auto"/>
        <w:rPr>
          <w:rFonts w:ascii="Times New Roman" w:hAnsi="Times New Roman" w:cs="Times New Roman"/>
        </w:rPr>
      </w:pPr>
      <w:r w:rsidRPr="005928F3">
        <w:rPr>
          <w:rFonts w:ascii="Times New Roman" w:hAnsi="Times New Roman" w:cs="Times New Roman"/>
        </w:rPr>
        <w:t>There is o</w:t>
      </w:r>
      <w:r w:rsidR="004D2407" w:rsidRPr="005928F3">
        <w:rPr>
          <w:rFonts w:ascii="Times New Roman" w:hAnsi="Times New Roman" w:cs="Times New Roman"/>
        </w:rPr>
        <w:t>verlap</w:t>
      </w:r>
      <w:r w:rsidRPr="005928F3">
        <w:rPr>
          <w:rFonts w:ascii="Times New Roman" w:hAnsi="Times New Roman" w:cs="Times New Roman"/>
        </w:rPr>
        <w:t xml:space="preserve"> in the evidence used</w:t>
      </w:r>
      <w:r w:rsidR="004D2407" w:rsidRPr="005928F3">
        <w:rPr>
          <w:rFonts w:ascii="Times New Roman" w:hAnsi="Times New Roman" w:cs="Times New Roman"/>
        </w:rPr>
        <w:t xml:space="preserve"> across different contexts and countries, despite articulating different policy approaches</w:t>
      </w:r>
    </w:p>
    <w:p w14:paraId="0E6E7E9D" w14:textId="6926086D" w:rsidR="00054465" w:rsidRPr="005928F3" w:rsidRDefault="004D2407" w:rsidP="000F5183">
      <w:pPr>
        <w:pStyle w:val="BodyText"/>
        <w:numPr>
          <w:ilvl w:val="0"/>
          <w:numId w:val="10"/>
        </w:numPr>
        <w:spacing w:line="480" w:lineRule="auto"/>
        <w:rPr>
          <w:rFonts w:ascii="Times New Roman" w:hAnsi="Times New Roman" w:cs="Times New Roman"/>
        </w:rPr>
      </w:pPr>
      <w:r w:rsidRPr="005928F3">
        <w:rPr>
          <w:rFonts w:ascii="Times New Roman" w:hAnsi="Times New Roman" w:cs="Times New Roman"/>
        </w:rPr>
        <w:lastRenderedPageBreak/>
        <w:t>Consideration of how to manage conflicts of interest</w:t>
      </w:r>
      <w:r w:rsidR="0065105B" w:rsidRPr="005928F3">
        <w:rPr>
          <w:rFonts w:ascii="Times New Roman" w:hAnsi="Times New Roman" w:cs="Times New Roman"/>
        </w:rPr>
        <w:t>. This involves thinking</w:t>
      </w:r>
      <w:r w:rsidR="00B816E7">
        <w:rPr>
          <w:rFonts w:ascii="Times New Roman" w:hAnsi="Times New Roman" w:cs="Times New Roman"/>
        </w:rPr>
        <w:t xml:space="preserve"> about</w:t>
      </w:r>
      <w:r w:rsidR="0065105B" w:rsidRPr="005928F3">
        <w:rPr>
          <w:rFonts w:ascii="Times New Roman" w:hAnsi="Times New Roman" w:cs="Times New Roman"/>
        </w:rPr>
        <w:t xml:space="preserve"> how researchers should engage with sponsors and funders. Also, how guideline committees handle evidence where there ha</w:t>
      </w:r>
      <w:r w:rsidR="00514377" w:rsidRPr="005928F3">
        <w:rPr>
          <w:rFonts w:ascii="Times New Roman" w:hAnsi="Times New Roman" w:cs="Times New Roman"/>
        </w:rPr>
        <w:t>ve</w:t>
      </w:r>
      <w:r w:rsidR="0065105B" w:rsidRPr="005928F3">
        <w:rPr>
          <w:rFonts w:ascii="Times New Roman" w:hAnsi="Times New Roman" w:cs="Times New Roman"/>
        </w:rPr>
        <w:t xml:space="preserve"> been vested interests.</w:t>
      </w:r>
    </w:p>
    <w:p w14:paraId="6CF8F507" w14:textId="0160C57C" w:rsidR="007E2215" w:rsidRPr="005928F3" w:rsidRDefault="00514377" w:rsidP="000F5183">
      <w:pPr>
        <w:pStyle w:val="BodyText"/>
        <w:numPr>
          <w:ilvl w:val="0"/>
          <w:numId w:val="10"/>
        </w:numPr>
        <w:spacing w:line="480" w:lineRule="auto"/>
        <w:rPr>
          <w:rFonts w:ascii="Times New Roman" w:hAnsi="Times New Roman" w:cs="Times New Roman"/>
        </w:rPr>
      </w:pPr>
      <w:r w:rsidRPr="005928F3">
        <w:rPr>
          <w:rFonts w:ascii="Times New Roman" w:hAnsi="Times New Roman" w:cs="Times New Roman"/>
        </w:rPr>
        <w:t>Limitations of our study include the reliance on citations rather than broader forms of evidence use and the selected documents have a different focus</w:t>
      </w:r>
    </w:p>
    <w:p w14:paraId="40DA9CB4" w14:textId="77777777" w:rsidR="00054465" w:rsidRPr="005928F3" w:rsidRDefault="004D2407" w:rsidP="000F5183">
      <w:pPr>
        <w:pStyle w:val="BodyText"/>
        <w:numPr>
          <w:ilvl w:val="1"/>
          <w:numId w:val="10"/>
        </w:numPr>
        <w:spacing w:line="480" w:lineRule="auto"/>
        <w:rPr>
          <w:rFonts w:ascii="Times New Roman" w:hAnsi="Times New Roman" w:cs="Times New Roman"/>
        </w:rPr>
      </w:pPr>
      <w:r w:rsidRPr="005928F3">
        <w:rPr>
          <w:rFonts w:ascii="Times New Roman" w:hAnsi="Times New Roman" w:cs="Times New Roman"/>
        </w:rPr>
        <w:t>Future work addressing this - Interviews with stakeholders</w:t>
      </w:r>
    </w:p>
    <w:p w14:paraId="1D54E256" w14:textId="51955525" w:rsidR="004E6913" w:rsidRPr="005928F3" w:rsidRDefault="004E6913" w:rsidP="000F5183">
      <w:pPr>
        <w:pStyle w:val="BodyText"/>
        <w:spacing w:line="480" w:lineRule="auto"/>
        <w:rPr>
          <w:rFonts w:ascii="Times New Roman" w:hAnsi="Times New Roman" w:cs="Times New Roman"/>
        </w:rPr>
      </w:pPr>
    </w:p>
    <w:p w14:paraId="68D01BBD" w14:textId="7DAC4115" w:rsidR="00C86980" w:rsidRPr="005928F3" w:rsidRDefault="002A58FA" w:rsidP="00954B4C">
      <w:pPr>
        <w:pStyle w:val="Heading3"/>
        <w:spacing w:line="480" w:lineRule="auto"/>
        <w:ind w:left="720" w:hanging="720"/>
        <w:rPr>
          <w:rFonts w:ascii="Times New Roman" w:hAnsi="Times New Roman" w:cs="Times New Roman"/>
          <w:b w:val="0"/>
          <w:sz w:val="22"/>
        </w:rPr>
      </w:pPr>
      <w:r w:rsidRPr="005928F3">
        <w:rPr>
          <w:rFonts w:ascii="Times New Roman" w:hAnsi="Times New Roman" w:cs="Times New Roman"/>
          <w:sz w:val="22"/>
        </w:rPr>
        <w:t xml:space="preserve">CONCLUSION </w:t>
      </w:r>
      <w:r w:rsidR="00721105" w:rsidRPr="005928F3">
        <w:rPr>
          <w:rFonts w:ascii="Times New Roman" w:hAnsi="Times New Roman" w:cs="Times New Roman"/>
          <w:color w:val="FF0000"/>
          <w:sz w:val="22"/>
        </w:rPr>
        <w:t>(</w:t>
      </w:r>
      <w:r w:rsidR="00EF31FD" w:rsidRPr="005928F3">
        <w:rPr>
          <w:rFonts w:ascii="Times New Roman" w:hAnsi="Times New Roman" w:cs="Times New Roman"/>
          <w:color w:val="FF0000"/>
          <w:sz w:val="22"/>
        </w:rPr>
        <w:t>/</w:t>
      </w:r>
      <w:r w:rsidR="00721105" w:rsidRPr="005928F3">
        <w:rPr>
          <w:rFonts w:ascii="Times New Roman" w:hAnsi="Times New Roman" w:cs="Times New Roman"/>
          <w:color w:val="FF0000"/>
          <w:sz w:val="22"/>
        </w:rPr>
        <w:t>200)</w:t>
      </w:r>
    </w:p>
    <w:p w14:paraId="196B7398" w14:textId="686F7444" w:rsidR="00961635" w:rsidRPr="005928F3" w:rsidRDefault="00961635" w:rsidP="000F5183">
      <w:pPr>
        <w:autoSpaceDE w:val="0"/>
        <w:autoSpaceDN w:val="0"/>
        <w:adjustRightInd w:val="0"/>
        <w:spacing w:line="480" w:lineRule="auto"/>
        <w:rPr>
          <w:rFonts w:ascii="Times New Roman" w:hAnsi="Times New Roman" w:cs="Times New Roman"/>
          <w:b/>
        </w:rPr>
      </w:pPr>
      <w:r w:rsidRPr="005928F3">
        <w:rPr>
          <w:rFonts w:ascii="Times New Roman" w:hAnsi="Times New Roman" w:cs="Times New Roman"/>
          <w:b/>
        </w:rPr>
        <w:t xml:space="preserve">Contributors: </w:t>
      </w:r>
    </w:p>
    <w:p w14:paraId="08A23145" w14:textId="19EA7C73" w:rsidR="00C86980" w:rsidRPr="005928F3" w:rsidRDefault="00C86980" w:rsidP="000F5183">
      <w:pPr>
        <w:spacing w:line="480" w:lineRule="auto"/>
        <w:rPr>
          <w:rFonts w:ascii="Times New Roman" w:hAnsi="Times New Roman" w:cs="Times New Roman"/>
        </w:rPr>
      </w:pPr>
      <w:commentRangeStart w:id="66"/>
      <w:r w:rsidRPr="005928F3">
        <w:rPr>
          <w:rFonts w:ascii="Times New Roman" w:hAnsi="Times New Roman" w:cs="Times New Roman"/>
          <w:b/>
        </w:rPr>
        <w:t>Funding</w:t>
      </w:r>
      <w:commentRangeEnd w:id="66"/>
      <w:r w:rsidR="00943D25" w:rsidRPr="005928F3">
        <w:rPr>
          <w:rStyle w:val="CommentReference"/>
          <w:rFonts w:ascii="Times New Roman" w:hAnsi="Times New Roman" w:cs="Times New Roman"/>
          <w:sz w:val="22"/>
          <w:szCs w:val="22"/>
        </w:rPr>
        <w:commentReference w:id="66"/>
      </w:r>
      <w:r w:rsidR="00961635" w:rsidRPr="005928F3">
        <w:rPr>
          <w:rFonts w:ascii="Times New Roman" w:hAnsi="Times New Roman" w:cs="Times New Roman"/>
          <w:b/>
        </w:rPr>
        <w:t>:</w:t>
      </w:r>
      <w:r w:rsidR="002B38C1" w:rsidRPr="005928F3">
        <w:rPr>
          <w:rFonts w:ascii="Times New Roman" w:hAnsi="Times New Roman" w:cs="Times New Roman"/>
          <w:b/>
        </w:rPr>
        <w:t xml:space="preserve"> </w:t>
      </w:r>
      <w:r w:rsidR="002B38C1" w:rsidRPr="005928F3">
        <w:rPr>
          <w:rFonts w:ascii="Times New Roman" w:hAnsi="Times New Roman" w:cs="Times New Roman"/>
          <w:bCs/>
        </w:rPr>
        <w:t xml:space="preserve">MS is a </w:t>
      </w:r>
      <w:r w:rsidR="00943D25" w:rsidRPr="005928F3">
        <w:rPr>
          <w:rFonts w:ascii="Times New Roman" w:hAnsi="Times New Roman" w:cs="Times New Roman"/>
          <w:bCs/>
        </w:rPr>
        <w:t>self-funded</w:t>
      </w:r>
      <w:r w:rsidR="002B38C1" w:rsidRPr="005928F3">
        <w:rPr>
          <w:rFonts w:ascii="Times New Roman" w:hAnsi="Times New Roman" w:cs="Times New Roman"/>
          <w:bCs/>
        </w:rPr>
        <w:t xml:space="preserve"> PhD Student</w:t>
      </w:r>
      <w:r w:rsidR="00662A50" w:rsidRPr="005928F3">
        <w:rPr>
          <w:rFonts w:ascii="Times New Roman" w:hAnsi="Times New Roman" w:cs="Times New Roman"/>
          <w:bCs/>
        </w:rPr>
        <w:t xml:space="preserve">. </w:t>
      </w:r>
      <w:r w:rsidR="00467759" w:rsidRPr="005928F3">
        <w:rPr>
          <w:rStyle w:val="normaltextrun"/>
          <w:rFonts w:ascii="Times New Roman" w:hAnsi="Times New Roman" w:cs="Times New Roman"/>
          <w:color w:val="000000"/>
          <w:shd w:val="clear" w:color="auto" w:fill="FFFFFF"/>
        </w:rPr>
        <w:t>KS is funded by MRC Grants (MC_UU_12015), and the Chief Scientist Office of the Scottish Government Health Directorates Grants (SPHSU15). KS is also supported by a Medical Research Council Strategic Award (MC_PC_13027).</w:t>
      </w:r>
      <w:r w:rsidR="00467759" w:rsidRPr="005928F3">
        <w:rPr>
          <w:rStyle w:val="eop"/>
          <w:rFonts w:ascii="Times New Roman" w:hAnsi="Times New Roman" w:cs="Times New Roman"/>
          <w:color w:val="000000"/>
          <w:shd w:val="clear" w:color="auto" w:fill="FFFFFF"/>
        </w:rPr>
        <w:t> </w:t>
      </w:r>
      <w:r w:rsidR="00662A50" w:rsidRPr="005928F3">
        <w:rPr>
          <w:rFonts w:ascii="Times New Roman" w:hAnsi="Times New Roman" w:cs="Times New Roman"/>
          <w:bCs/>
        </w:rPr>
        <w:t xml:space="preserve">SVK acknowledges funding from </w:t>
      </w:r>
      <w:proofErr w:type="gramStart"/>
      <w:r w:rsidR="00662A50" w:rsidRPr="005928F3">
        <w:rPr>
          <w:rFonts w:ascii="Times New Roman" w:hAnsi="Times New Roman" w:cs="Times New Roman"/>
          <w:bCs/>
        </w:rPr>
        <w:t>a</w:t>
      </w:r>
      <w:proofErr w:type="gramEnd"/>
      <w:r w:rsidR="00662A50" w:rsidRPr="005928F3">
        <w:rPr>
          <w:rFonts w:ascii="Times New Roman" w:hAnsi="Times New Roman" w:cs="Times New Roman"/>
          <w:bCs/>
        </w:rPr>
        <w:t xml:space="preserve"> NRS Senior Clinical Fellowship (SCAF/15/02), the Medical Research Council (MC_UU_12017/13 &amp; MC_UU_12017/15) and the Scottish Government Chief Scientist Office (SPHSU13 &amp; SPHSU15). </w:t>
      </w:r>
      <w:r w:rsidR="002B38C1" w:rsidRPr="005928F3">
        <w:rPr>
          <w:rFonts w:ascii="Times New Roman" w:hAnsi="Times New Roman" w:cs="Times New Roman"/>
          <w:bCs/>
        </w:rPr>
        <w:t xml:space="preserve"> </w:t>
      </w:r>
    </w:p>
    <w:p w14:paraId="5148CB2E" w14:textId="73E95A83" w:rsidR="00C86980" w:rsidRPr="005928F3" w:rsidRDefault="00C86980" w:rsidP="000F5183">
      <w:pPr>
        <w:autoSpaceDE w:val="0"/>
        <w:autoSpaceDN w:val="0"/>
        <w:adjustRightInd w:val="0"/>
        <w:spacing w:line="480" w:lineRule="auto"/>
        <w:rPr>
          <w:rFonts w:ascii="Times New Roman" w:hAnsi="Times New Roman" w:cs="Times New Roman"/>
          <w:b/>
        </w:rPr>
      </w:pPr>
      <w:r w:rsidRPr="005928F3">
        <w:rPr>
          <w:rFonts w:ascii="Times New Roman" w:hAnsi="Times New Roman" w:cs="Times New Roman"/>
          <w:b/>
        </w:rPr>
        <w:t xml:space="preserve">Competing interest: </w:t>
      </w:r>
      <w:r w:rsidR="00943D25" w:rsidRPr="005928F3">
        <w:rPr>
          <w:rFonts w:ascii="Times New Roman" w:hAnsi="Times New Roman" w:cs="Times New Roman"/>
        </w:rPr>
        <w:t>No conflicts of interest.</w:t>
      </w:r>
      <w:r w:rsidRPr="005928F3">
        <w:rPr>
          <w:rFonts w:ascii="Times New Roman" w:hAnsi="Times New Roman" w:cs="Times New Roman"/>
        </w:rPr>
        <w:t xml:space="preserve"> </w:t>
      </w:r>
    </w:p>
    <w:p w14:paraId="56CB3F29" w14:textId="50D9DD26" w:rsidR="00BD3ACF" w:rsidRPr="00D57EFB" w:rsidRDefault="00BD3ACF" w:rsidP="000F5183">
      <w:pPr>
        <w:spacing w:line="480" w:lineRule="auto"/>
        <w:rPr>
          <w:rFonts w:ascii="Times New Roman" w:hAnsi="Times New Roman" w:cs="Times New Roman"/>
          <w:b/>
          <w:sz w:val="20"/>
          <w:szCs w:val="20"/>
        </w:rPr>
      </w:pPr>
    </w:p>
    <w:p w14:paraId="76B847FB" w14:textId="0AB24165" w:rsidR="00BD3ACF" w:rsidRPr="00D57EFB" w:rsidRDefault="002819E4" w:rsidP="00AA7169">
      <w:pPr>
        <w:spacing w:line="480" w:lineRule="auto"/>
        <w:rPr>
          <w:rFonts w:ascii="Times New Roman" w:hAnsi="Times New Roman" w:cs="Times New Roman"/>
          <w:b/>
          <w:sz w:val="20"/>
          <w:szCs w:val="20"/>
        </w:rPr>
      </w:pPr>
      <w:commentRangeStart w:id="67"/>
      <w:r w:rsidRPr="00D57EFB">
        <w:rPr>
          <w:rFonts w:ascii="Times New Roman" w:hAnsi="Times New Roman" w:cs="Times New Roman"/>
          <w:b/>
          <w:sz w:val="20"/>
          <w:szCs w:val="20"/>
        </w:rPr>
        <w:t>REFERENCES</w:t>
      </w:r>
      <w:commentRangeEnd w:id="67"/>
      <w:r w:rsidR="006A11B1">
        <w:rPr>
          <w:rStyle w:val="CommentReference"/>
        </w:rPr>
        <w:commentReference w:id="67"/>
      </w:r>
      <w:r w:rsidRPr="00D57EFB">
        <w:rPr>
          <w:rFonts w:ascii="Times New Roman" w:hAnsi="Times New Roman" w:cs="Times New Roman"/>
          <w:b/>
          <w:sz w:val="20"/>
          <w:szCs w:val="20"/>
        </w:rPr>
        <w:t xml:space="preserve"> </w:t>
      </w:r>
    </w:p>
    <w:p w14:paraId="0B6937EA" w14:textId="77777777" w:rsidR="00095131" w:rsidRPr="00095131" w:rsidRDefault="00BD3ACF" w:rsidP="00095131">
      <w:pPr>
        <w:pStyle w:val="EndNoteBibliography"/>
        <w:spacing w:after="0"/>
      </w:pPr>
      <w:r w:rsidRPr="005928F3">
        <w:rPr>
          <w:b/>
          <w:sz w:val="22"/>
        </w:rPr>
        <w:fldChar w:fldCharType="begin"/>
      </w:r>
      <w:r w:rsidRPr="005928F3">
        <w:rPr>
          <w:b/>
          <w:sz w:val="22"/>
        </w:rPr>
        <w:instrText xml:space="preserve"> ADDIN EN.REFLIST </w:instrText>
      </w:r>
      <w:r w:rsidRPr="005928F3">
        <w:rPr>
          <w:b/>
          <w:sz w:val="22"/>
        </w:rPr>
        <w:fldChar w:fldCharType="separate"/>
      </w:r>
      <w:r w:rsidR="00095131" w:rsidRPr="00095131">
        <w:t>1.</w:t>
      </w:r>
      <w:r w:rsidR="00095131" w:rsidRPr="00095131">
        <w:tab/>
        <w:t>Department of Planning Monitoring and Evaluation. What is Evidence-Based Policy-Making and Implementation? South Africa 2014.</w:t>
      </w:r>
    </w:p>
    <w:p w14:paraId="66EB12F1" w14:textId="77777777" w:rsidR="00095131" w:rsidRPr="00095131" w:rsidRDefault="00095131" w:rsidP="00095131">
      <w:pPr>
        <w:pStyle w:val="EndNoteBibliography"/>
        <w:spacing w:after="0"/>
      </w:pPr>
      <w:r w:rsidRPr="00095131">
        <w:t>2.</w:t>
      </w:r>
      <w:r w:rsidRPr="00095131">
        <w:tab/>
        <w:t>Parkhurst J. The politics of evidence: from evidence-based policy to the good governance of evidence. London Routledge; 2017.</w:t>
      </w:r>
    </w:p>
    <w:p w14:paraId="0A4AE0EB" w14:textId="77777777" w:rsidR="00095131" w:rsidRPr="00095131" w:rsidRDefault="00095131" w:rsidP="00095131">
      <w:pPr>
        <w:pStyle w:val="EndNoteBibliography"/>
        <w:spacing w:after="0"/>
      </w:pPr>
      <w:r w:rsidRPr="00095131">
        <w:t>3.</w:t>
      </w:r>
      <w:r w:rsidRPr="00095131">
        <w:tab/>
        <w:t>Hughes R. Patient Safety and Quality: An Evidence-Based Handbook for Nurses. Rockville (MD): Agency for Healthcare Research and Quality; 2008.</w:t>
      </w:r>
    </w:p>
    <w:p w14:paraId="2F30CC45" w14:textId="77777777" w:rsidR="00095131" w:rsidRPr="00095131" w:rsidRDefault="00095131" w:rsidP="00095131">
      <w:pPr>
        <w:pStyle w:val="EndNoteBibliography"/>
        <w:spacing w:after="0"/>
      </w:pPr>
      <w:r w:rsidRPr="00095131">
        <w:lastRenderedPageBreak/>
        <w:t>4.</w:t>
      </w:r>
      <w:r w:rsidRPr="00095131">
        <w:tab/>
        <w:t>Rycroft-Malone J, Seers K, Titchen A, Harvey G, Kitson A, McCormack B. What counts as evidence in evidence-based practice? Journal of Advanced Nursing. 2004;47(1):81-90.</w:t>
      </w:r>
    </w:p>
    <w:p w14:paraId="2C464AD7" w14:textId="77777777" w:rsidR="00095131" w:rsidRPr="00095131" w:rsidRDefault="00095131" w:rsidP="00095131">
      <w:pPr>
        <w:pStyle w:val="EndNoteBibliography"/>
        <w:spacing w:after="0"/>
      </w:pPr>
      <w:r w:rsidRPr="00095131">
        <w:t>5.</w:t>
      </w:r>
      <w:r w:rsidRPr="00095131">
        <w:tab/>
        <w:t>Sutcliffe S, Court J. Evidence-Based Policymaking: What is it? How does it work? What relevance for developing countries? 2005.</w:t>
      </w:r>
    </w:p>
    <w:p w14:paraId="6CC21F49" w14:textId="77777777" w:rsidR="00095131" w:rsidRPr="00095131" w:rsidRDefault="00095131" w:rsidP="00095131">
      <w:pPr>
        <w:pStyle w:val="EndNoteBibliography"/>
        <w:spacing w:after="0"/>
      </w:pPr>
      <w:r w:rsidRPr="00095131">
        <w:t>6.</w:t>
      </w:r>
      <w:r w:rsidRPr="00095131">
        <w:tab/>
        <w:t>De Marchi G, Lucertini G, Tsoukias A. From evidence-based policy making to policy analytics. Ann Oper Res. 2016;236(1):15-38.</w:t>
      </w:r>
    </w:p>
    <w:p w14:paraId="57662AEA" w14:textId="77777777" w:rsidR="00095131" w:rsidRPr="00095131" w:rsidRDefault="00095131" w:rsidP="00095131">
      <w:pPr>
        <w:pStyle w:val="EndNoteBibliography"/>
        <w:spacing w:after="0"/>
      </w:pPr>
      <w:r w:rsidRPr="00095131">
        <w:t>7.</w:t>
      </w:r>
      <w:r w:rsidRPr="00095131">
        <w:tab/>
        <w:t>Smith K, Haux T. Evidence-based policymaking (EBPM). In: Greeve B, editor. Handbook of Social Policy Evaluation. Cheltenham, Glos2017. p. 141-60.</w:t>
      </w:r>
    </w:p>
    <w:p w14:paraId="5E424753" w14:textId="77777777" w:rsidR="00095131" w:rsidRPr="00095131" w:rsidRDefault="00095131" w:rsidP="00095131">
      <w:pPr>
        <w:pStyle w:val="EndNoteBibliography"/>
        <w:spacing w:after="0"/>
      </w:pPr>
      <w:r w:rsidRPr="00095131">
        <w:t>8.</w:t>
      </w:r>
      <w:r w:rsidRPr="00095131">
        <w:tab/>
        <w:t>Head BW. Toward More “Evidence-Informed” Policy Making? Public Admin Rev. 2016;76(3):472-84.</w:t>
      </w:r>
    </w:p>
    <w:p w14:paraId="1D3FEADD" w14:textId="77777777" w:rsidR="00095131" w:rsidRPr="00095131" w:rsidRDefault="00095131" w:rsidP="00095131">
      <w:pPr>
        <w:pStyle w:val="EndNoteBibliography"/>
        <w:spacing w:after="0"/>
      </w:pPr>
      <w:r w:rsidRPr="00095131">
        <w:t>9.</w:t>
      </w:r>
      <w:r w:rsidRPr="00095131">
        <w:tab/>
        <w:t>Dobrow MJ, Goel V, Upshur REG. Evidence-based health policy: context and utilisation. Soc Sci Med. 2004;58(1):207-17.</w:t>
      </w:r>
    </w:p>
    <w:p w14:paraId="311EAC0B" w14:textId="77777777" w:rsidR="00095131" w:rsidRPr="00095131" w:rsidRDefault="00095131" w:rsidP="00095131">
      <w:pPr>
        <w:pStyle w:val="EndNoteBibliography"/>
        <w:spacing w:after="0"/>
      </w:pPr>
      <w:r w:rsidRPr="00095131">
        <w:t>10.</w:t>
      </w:r>
      <w:r w:rsidRPr="00095131">
        <w:tab/>
        <w:t>Persson J, Vareman N, Wallin A, Wahlberg L, Sahlin N-E. Science and proven experience: a Swedish variety of evidence-based medicine and a way to better risk analysis? Journal of Risk Research. 2019;22(7):833-43.</w:t>
      </w:r>
    </w:p>
    <w:p w14:paraId="4C1B9D2A" w14:textId="77777777" w:rsidR="00095131" w:rsidRPr="00095131" w:rsidRDefault="00095131" w:rsidP="00095131">
      <w:pPr>
        <w:pStyle w:val="EndNoteBibliography"/>
        <w:spacing w:after="0"/>
      </w:pPr>
      <w:r w:rsidRPr="00095131">
        <w:t>11.</w:t>
      </w:r>
      <w:r w:rsidRPr="00095131">
        <w:tab/>
        <w:t>Haynes RB, Devereaux PJ, Guyatt GH. Physicians' and patients' choices in evidence based practice : Evidence does not make decisions, people do. BMJ : British Medical Journal. 2002;324(7350):1350-.</w:t>
      </w:r>
    </w:p>
    <w:p w14:paraId="117D46D3" w14:textId="77777777" w:rsidR="00095131" w:rsidRPr="00095131" w:rsidRDefault="00095131" w:rsidP="00095131">
      <w:pPr>
        <w:pStyle w:val="EndNoteBibliography"/>
        <w:spacing w:after="0"/>
      </w:pPr>
      <w:r w:rsidRPr="00095131">
        <w:t>12.</w:t>
      </w:r>
      <w:r w:rsidRPr="00095131">
        <w:tab/>
        <w:t>Evans D. Hierarchy of evidence: a framework for ranking evidence evaluating healthcare interventions. J Clin Nurs. 2003;12(1):77-84.</w:t>
      </w:r>
    </w:p>
    <w:p w14:paraId="5D9D0E47" w14:textId="77777777" w:rsidR="00095131" w:rsidRPr="00095131" w:rsidRDefault="00095131" w:rsidP="00095131">
      <w:pPr>
        <w:pStyle w:val="EndNoteBibliography"/>
        <w:spacing w:after="0"/>
      </w:pPr>
      <w:r w:rsidRPr="00095131">
        <w:t>13.</w:t>
      </w:r>
      <w:r w:rsidRPr="00095131">
        <w:tab/>
        <w:t>Costantino G, Montano N, Casazza G. When should we change our clinical practice based on the results of a clinical study? The hierarchy of evidence. Internal and Emergency Medicine. 2015;10(6):745-7.</w:t>
      </w:r>
    </w:p>
    <w:p w14:paraId="692B626D" w14:textId="77777777" w:rsidR="00095131" w:rsidRPr="00095131" w:rsidRDefault="00095131" w:rsidP="00095131">
      <w:pPr>
        <w:pStyle w:val="EndNoteBibliography"/>
        <w:spacing w:after="0"/>
      </w:pPr>
      <w:r w:rsidRPr="00095131">
        <w:t>14.</w:t>
      </w:r>
      <w:r w:rsidRPr="00095131">
        <w:tab/>
        <w:t>Pandis N. The evidence pyramid and introduction to randomized controlled trials. Am J Orthod Dentofac. 2011;140(3):446-7.</w:t>
      </w:r>
    </w:p>
    <w:p w14:paraId="05041DDE" w14:textId="77777777" w:rsidR="00095131" w:rsidRPr="00095131" w:rsidRDefault="00095131" w:rsidP="00095131">
      <w:pPr>
        <w:pStyle w:val="EndNoteBibliography"/>
        <w:spacing w:after="0"/>
      </w:pPr>
      <w:r w:rsidRPr="00095131">
        <w:t>15.</w:t>
      </w:r>
      <w:r w:rsidRPr="00095131">
        <w:tab/>
        <w:t>Rychetnik L, Hawe P, Waters E, Barratt A, Frommer M. A glossary for evidence based public health. Journal of Epidemiology and Community Health. 2004;58(7):538-45.</w:t>
      </w:r>
    </w:p>
    <w:p w14:paraId="3119B7B5" w14:textId="77777777" w:rsidR="00095131" w:rsidRPr="00095131" w:rsidRDefault="00095131" w:rsidP="00095131">
      <w:pPr>
        <w:pStyle w:val="EndNoteBibliography"/>
        <w:spacing w:after="0"/>
      </w:pPr>
      <w:r w:rsidRPr="00095131">
        <w:t>16.</w:t>
      </w:r>
      <w:r w:rsidRPr="00095131">
        <w:tab/>
        <w:t>Weishaar HB, Ikegwuonu T, Smith KE, Buckton CH, Hilton S. E-Cigarettes: A Disruptive Technology? An Analysis of Health Actors’ Positions on E-Cigarette Regulation in Scotland. International Journal of Environmental Research and Public Health. 2019;16(17):3103.</w:t>
      </w:r>
    </w:p>
    <w:p w14:paraId="5B5A0A75" w14:textId="77777777" w:rsidR="00095131" w:rsidRPr="00095131" w:rsidRDefault="00095131" w:rsidP="00095131">
      <w:pPr>
        <w:pStyle w:val="EndNoteBibliography"/>
        <w:spacing w:after="0"/>
      </w:pPr>
      <w:r w:rsidRPr="00095131">
        <w:t>17.</w:t>
      </w:r>
      <w:r w:rsidRPr="00095131">
        <w:tab/>
        <w:t>Hasselbalch J. Professional disruption in health regulation: electronic cigarettes in the European Union. Journal of Professions and Organization. 2015;3(1):62-85.</w:t>
      </w:r>
    </w:p>
    <w:p w14:paraId="6B943611" w14:textId="77777777" w:rsidR="00095131" w:rsidRPr="00095131" w:rsidRDefault="00095131" w:rsidP="00095131">
      <w:pPr>
        <w:pStyle w:val="EndNoteBibliography"/>
        <w:spacing w:after="0"/>
      </w:pPr>
      <w:r w:rsidRPr="00095131">
        <w:t>18.</w:t>
      </w:r>
      <w:r w:rsidRPr="00095131">
        <w:tab/>
        <w:t>Kaisar MA, Prasad S, Liles T, Cucullo L. A decade of e-cigarettes: Limited research &amp; unresolved safety concerns. Toxicology. 2016;365(Supplement C):67-75.</w:t>
      </w:r>
    </w:p>
    <w:p w14:paraId="68C05FD9" w14:textId="77777777" w:rsidR="00095131" w:rsidRPr="00095131" w:rsidRDefault="00095131" w:rsidP="00095131">
      <w:pPr>
        <w:pStyle w:val="EndNoteBibliography"/>
      </w:pPr>
      <w:r w:rsidRPr="00095131">
        <w:t>19.</w:t>
      </w:r>
      <w:r w:rsidRPr="00095131">
        <w:tab/>
        <w:t>Aksnes DW, Langfeldt L, Wouters P. Citations, Citation Indicators, and Research Quality: An Overview of Basic Concepts and Theories. SAGE Open. 2019;9(1):2158244019829575.</w:t>
      </w:r>
    </w:p>
    <w:p w14:paraId="5948E07B" w14:textId="206B11F6" w:rsidR="00C86980" w:rsidRPr="000F5183" w:rsidRDefault="00BD3ACF" w:rsidP="00095131">
      <w:pPr>
        <w:spacing w:line="480" w:lineRule="auto"/>
        <w:rPr>
          <w:rFonts w:ascii="Times New Roman" w:hAnsi="Times New Roman" w:cs="Times New Roman"/>
          <w:b/>
        </w:rPr>
      </w:pPr>
      <w:r w:rsidRPr="005928F3">
        <w:rPr>
          <w:rFonts w:ascii="Times New Roman" w:hAnsi="Times New Roman" w:cs="Times New Roman"/>
          <w:b/>
        </w:rPr>
        <w:fldChar w:fldCharType="end"/>
      </w:r>
      <w:r w:rsidR="00E24EC6">
        <w:rPr>
          <w:rFonts w:ascii="Times New Roman" w:hAnsi="Times New Roman" w:cs="Times New Roman"/>
          <w:b/>
        </w:rPr>
        <w:fldChar w:fldCharType="begin"/>
      </w:r>
      <w:r w:rsidR="00E24EC6">
        <w:rPr>
          <w:rFonts w:ascii="Times New Roman" w:hAnsi="Times New Roman" w:cs="Times New Roman"/>
          <w:b/>
        </w:rPr>
        <w:instrText xml:space="preserve"> ADDIN </w:instrText>
      </w:r>
      <w:r w:rsidR="00E24EC6">
        <w:rPr>
          <w:rFonts w:ascii="Times New Roman" w:hAnsi="Times New Roman" w:cs="Times New Roman"/>
          <w:b/>
        </w:rPr>
        <w:fldChar w:fldCharType="end"/>
      </w:r>
    </w:p>
    <w:sectPr w:rsidR="00C86980" w:rsidRPr="000F5183" w:rsidSect="00FF2674">
      <w:headerReference w:type="default" r:id="rId24"/>
      <w:footerReference w:type="default" r:id="rId25"/>
      <w:pgSz w:w="11906" w:h="16838" w:code="9"/>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ssa Smith (student)" w:date="2020-02-07T14:21:00Z" w:initials="MS(">
    <w:p w14:paraId="6692E0F6" w14:textId="4B5D7013" w:rsidR="000F5183" w:rsidRDefault="000F5183">
      <w:pPr>
        <w:pStyle w:val="CommentText"/>
      </w:pPr>
      <w:r>
        <w:rPr>
          <w:rStyle w:val="CommentReference"/>
        </w:rPr>
        <w:annotationRef/>
      </w:r>
      <w:r>
        <w:t xml:space="preserve">New title required </w:t>
      </w:r>
    </w:p>
  </w:comment>
  <w:comment w:id="1" w:author="Marissa Smith (student)" w:date="2020-02-07T14:28:00Z" w:initials="MS(">
    <w:p w14:paraId="6EEDFABB" w14:textId="2693EFAE" w:rsidR="000133E4" w:rsidRDefault="000133E4">
      <w:pPr>
        <w:pStyle w:val="CommentText"/>
      </w:pPr>
      <w:r>
        <w:rPr>
          <w:rStyle w:val="CommentReference"/>
        </w:rPr>
        <w:annotationRef/>
      </w:r>
      <w:r>
        <w:t>Please amend as required</w:t>
      </w:r>
    </w:p>
  </w:comment>
  <w:comment w:id="2" w:author="Marissa Smith (student)" w:date="2020-02-13T11:28:00Z" w:initials="MS(">
    <w:p w14:paraId="48630F60" w14:textId="1334DEA7" w:rsidR="00632C32" w:rsidRDefault="00632C32">
      <w:pPr>
        <w:pStyle w:val="CommentText"/>
      </w:pPr>
      <w:r>
        <w:rPr>
          <w:rStyle w:val="CommentReference"/>
        </w:rPr>
        <w:annotationRef/>
      </w:r>
      <w:r>
        <w:t xml:space="preserve">Made a start on this. </w:t>
      </w:r>
    </w:p>
  </w:comment>
  <w:comment w:id="3" w:author="Marissa Smith (student)" w:date="2020-02-13T11:27:00Z" w:initials="MS(">
    <w:p w14:paraId="1102722B" w14:textId="21E95408" w:rsidR="0099269D" w:rsidRDefault="0099269D">
      <w:pPr>
        <w:pStyle w:val="CommentText"/>
      </w:pPr>
      <w:r>
        <w:rPr>
          <w:rStyle w:val="CommentReference"/>
        </w:rPr>
        <w:annotationRef/>
      </w:r>
      <w:r w:rsidRPr="00274F57">
        <w:rPr>
          <w:rFonts w:ascii="Times New Roman" w:eastAsia="Times New Roman" w:hAnsi="Times New Roman" w:cs="Times New Roman"/>
          <w:color w:val="FF0000"/>
          <w:sz w:val="22"/>
          <w:szCs w:val="22"/>
          <w:lang w:eastAsia="en-GB"/>
        </w:rPr>
        <w:t xml:space="preserve">THIS IS THE IMPORTANT BIT AND NEEDS ADDED TO </w:t>
      </w:r>
      <w:r>
        <w:rPr>
          <w:rFonts w:ascii="Times New Roman" w:eastAsia="Times New Roman" w:hAnsi="Times New Roman" w:cs="Times New Roman"/>
          <w:color w:val="FF0000"/>
          <w:sz w:val="22"/>
          <w:szCs w:val="22"/>
          <w:lang w:eastAsia="en-GB"/>
        </w:rPr>
        <w:t>THE</w:t>
      </w:r>
      <w:r w:rsidRPr="00274F57">
        <w:rPr>
          <w:rFonts w:ascii="Times New Roman" w:eastAsia="Times New Roman" w:hAnsi="Times New Roman" w:cs="Times New Roman"/>
          <w:color w:val="FF0000"/>
          <w:sz w:val="22"/>
          <w:szCs w:val="22"/>
          <w:lang w:eastAsia="en-GB"/>
        </w:rPr>
        <w:t xml:space="preserve"> CONCLUSION</w:t>
      </w:r>
    </w:p>
  </w:comment>
  <w:comment w:id="4" w:author="Marissa Smith (student)" w:date="2020-02-13T11:27:00Z" w:initials="MS(">
    <w:p w14:paraId="0F496A3C" w14:textId="0E48A3AA" w:rsidR="0099269D" w:rsidRDefault="0099269D">
      <w:pPr>
        <w:pStyle w:val="CommentText"/>
      </w:pPr>
      <w:r>
        <w:rPr>
          <w:rStyle w:val="CommentReference"/>
        </w:rPr>
        <w:annotationRef/>
      </w:r>
      <w:r w:rsidRPr="00274F57">
        <w:rPr>
          <w:rFonts w:ascii="Times New Roman" w:eastAsia="Times New Roman" w:hAnsi="Times New Roman" w:cs="Times New Roman"/>
          <w:color w:val="FF0000"/>
          <w:lang w:eastAsia="en-GB"/>
        </w:rPr>
        <w:t>ADD TO DISCUSSION</w:t>
      </w:r>
    </w:p>
  </w:comment>
  <w:comment w:id="8" w:author="Marissa Smith (student)" w:date="2020-02-12T14:15:00Z" w:initials="MS(">
    <w:p w14:paraId="3CAC2A81" w14:textId="53B2F0B3" w:rsidR="009B2A7F" w:rsidRDefault="009B2A7F">
      <w:pPr>
        <w:pStyle w:val="CommentText"/>
      </w:pPr>
      <w:r>
        <w:rPr>
          <w:rStyle w:val="CommentReference"/>
        </w:rPr>
        <w:annotationRef/>
      </w:r>
      <w:r>
        <w:t xml:space="preserve">Not sure if I need more on citation network analysis method. </w:t>
      </w:r>
    </w:p>
  </w:comment>
  <w:comment w:id="32" w:author="Marissa Smith (student)" w:date="2020-02-13T11:32:00Z" w:initials="MS(">
    <w:p w14:paraId="7E2B2934" w14:textId="11A73B7D" w:rsidR="00F64ECB" w:rsidRDefault="00F64ECB">
      <w:pPr>
        <w:pStyle w:val="CommentText"/>
      </w:pPr>
      <w:r>
        <w:rPr>
          <w:rStyle w:val="CommentReference"/>
        </w:rPr>
        <w:annotationRef/>
      </w:r>
      <w:r>
        <w:t>Not sure where this should come?</w:t>
      </w:r>
    </w:p>
  </w:comment>
  <w:comment w:id="66" w:author="Marissa Smith (student) [2]" w:date="2019-10-24T13:19:00Z" w:initials="MS(">
    <w:p w14:paraId="58CE753D" w14:textId="757A17E8" w:rsidR="00CA772E" w:rsidRDefault="00CA772E">
      <w:pPr>
        <w:pStyle w:val="CommentText"/>
      </w:pPr>
      <w:r>
        <w:rPr>
          <w:rStyle w:val="CommentReference"/>
        </w:rPr>
        <w:annotationRef/>
      </w:r>
      <w:r>
        <w:t>Shona</w:t>
      </w:r>
      <w:r w:rsidR="00CE5258">
        <w:t>, Mark and Andy</w:t>
      </w:r>
      <w:r>
        <w:t xml:space="preserve"> still to add in. </w:t>
      </w:r>
    </w:p>
  </w:comment>
  <w:comment w:id="67" w:author="Marissa Smith (student)" w:date="2020-02-13T11:34:00Z" w:initials="MS(">
    <w:p w14:paraId="5A156C7C" w14:textId="3D6524ED" w:rsidR="006A11B1" w:rsidRDefault="006A11B1">
      <w:pPr>
        <w:pStyle w:val="CommentText"/>
      </w:pPr>
      <w:r>
        <w:rPr>
          <w:rStyle w:val="CommentReference"/>
        </w:rPr>
        <w:annotationRef/>
      </w:r>
      <w:r>
        <w:t>No more than 30 references allowed.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92E0F6" w15:done="0"/>
  <w15:commentEx w15:paraId="6EEDFABB" w15:done="0"/>
  <w15:commentEx w15:paraId="48630F60" w15:done="0"/>
  <w15:commentEx w15:paraId="1102722B" w15:done="0"/>
  <w15:commentEx w15:paraId="0F496A3C" w15:done="0"/>
  <w15:commentEx w15:paraId="3CAC2A81" w15:done="0"/>
  <w15:commentEx w15:paraId="7E2B2934" w15:done="0"/>
  <w15:commentEx w15:paraId="58CE753D" w15:done="0"/>
  <w15:commentEx w15:paraId="5A156C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92E0F6" w16cid:durableId="21E7F0FA"/>
  <w16cid:commentId w16cid:paraId="6EEDFABB" w16cid:durableId="21E7F294"/>
  <w16cid:commentId w16cid:paraId="48630F60" w16cid:durableId="21EFB15A"/>
  <w16cid:commentId w16cid:paraId="1102722B" w16cid:durableId="21EFB11E"/>
  <w16cid:commentId w16cid:paraId="0F496A3C" w16cid:durableId="21EFB12F"/>
  <w16cid:commentId w16cid:paraId="3CAC2A81" w16cid:durableId="21EE8714"/>
  <w16cid:commentId w16cid:paraId="7E2B2934" w16cid:durableId="21EFB252"/>
  <w16cid:commentId w16cid:paraId="58CE753D" w16cid:durableId="21654BB5"/>
  <w16cid:commentId w16cid:paraId="5A156C7C" w16cid:durableId="21EFB2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162FB" w14:textId="77777777" w:rsidR="000260D2" w:rsidRDefault="000260D2" w:rsidP="00721105">
      <w:pPr>
        <w:spacing w:line="240" w:lineRule="auto"/>
      </w:pPr>
      <w:r>
        <w:separator/>
      </w:r>
    </w:p>
  </w:endnote>
  <w:endnote w:type="continuationSeparator" w:id="0">
    <w:p w14:paraId="3B130837" w14:textId="77777777" w:rsidR="000260D2" w:rsidRDefault="000260D2" w:rsidP="00721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259986"/>
      <w:docPartObj>
        <w:docPartGallery w:val="Page Numbers (Bottom of Page)"/>
        <w:docPartUnique/>
      </w:docPartObj>
    </w:sdtPr>
    <w:sdtEndPr>
      <w:rPr>
        <w:noProof/>
      </w:rPr>
    </w:sdtEndPr>
    <w:sdtContent>
      <w:p w14:paraId="673930F2" w14:textId="5BC289FB" w:rsidR="00C40505" w:rsidRDefault="00C405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C48BE2" w14:textId="77777777" w:rsidR="00CA772E" w:rsidRDefault="00CA77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3A3BA" w14:textId="77777777" w:rsidR="000260D2" w:rsidRDefault="000260D2" w:rsidP="00721105">
      <w:pPr>
        <w:spacing w:line="240" w:lineRule="auto"/>
      </w:pPr>
      <w:r>
        <w:separator/>
      </w:r>
    </w:p>
  </w:footnote>
  <w:footnote w:type="continuationSeparator" w:id="0">
    <w:p w14:paraId="3CA433EE" w14:textId="77777777" w:rsidR="000260D2" w:rsidRDefault="000260D2" w:rsidP="007211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E5096" w14:textId="59CCD5C2" w:rsidR="00CA772E" w:rsidRDefault="00CA772E" w:rsidP="00632C32">
    <w:pPr>
      <w:pStyle w:val="Header"/>
      <w:ind w:right="110"/>
      <w:jc w:val="right"/>
    </w:pPr>
  </w:p>
  <w:p w14:paraId="7739ECD1" w14:textId="45803998" w:rsidR="00CA772E" w:rsidRDefault="00CA77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592"/>
    <w:multiLevelType w:val="multilevel"/>
    <w:tmpl w:val="360A9FD0"/>
    <w:lvl w:ilvl="0">
      <w:start w:val="1"/>
      <w:numFmt w:val="decimal"/>
      <w:lvlText w:val="Chapter %1"/>
      <w:lvlJc w:val="left"/>
      <w:pPr>
        <w:ind w:left="454" w:hanging="45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none"/>
      <w:pStyle w:val="Title"/>
      <w:lvlText w:val=""/>
      <w:lvlJc w:val="left"/>
      <w:pPr>
        <w:ind w:left="0" w:firstLine="0"/>
      </w:pPr>
      <w:rPr>
        <w:rFonts w:hint="default"/>
      </w:rPr>
    </w:lvl>
    <w:lvl w:ilvl="8">
      <w:start w:val="1"/>
      <w:numFmt w:val="upperLetter"/>
      <w:pStyle w:val="Appendix"/>
      <w:lvlText w:val="Appendix %9"/>
      <w:lvlJc w:val="left"/>
      <w:pPr>
        <w:ind w:left="567" w:hanging="567"/>
      </w:pPr>
      <w:rPr>
        <w:rFonts w:hint="default"/>
      </w:rPr>
    </w:lvl>
  </w:abstractNum>
  <w:abstractNum w:abstractNumId="1" w15:restartNumberingAfterBreak="0">
    <w:nsid w:val="11C0365C"/>
    <w:multiLevelType w:val="hybridMultilevel"/>
    <w:tmpl w:val="5D84F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072687"/>
    <w:multiLevelType w:val="hybridMultilevel"/>
    <w:tmpl w:val="8F4E49CC"/>
    <w:lvl w:ilvl="0" w:tplc="A1966CE4">
      <w:start w:val="1"/>
      <w:numFmt w:val="bullet"/>
      <w:lvlText w:val="•"/>
      <w:lvlJc w:val="left"/>
      <w:pPr>
        <w:tabs>
          <w:tab w:val="num" w:pos="720"/>
        </w:tabs>
        <w:ind w:left="720" w:hanging="360"/>
      </w:pPr>
      <w:rPr>
        <w:rFonts w:ascii="Arial" w:hAnsi="Arial" w:hint="default"/>
      </w:rPr>
    </w:lvl>
    <w:lvl w:ilvl="1" w:tplc="E500BBAC" w:tentative="1">
      <w:start w:val="1"/>
      <w:numFmt w:val="bullet"/>
      <w:lvlText w:val="•"/>
      <w:lvlJc w:val="left"/>
      <w:pPr>
        <w:tabs>
          <w:tab w:val="num" w:pos="1440"/>
        </w:tabs>
        <w:ind w:left="1440" w:hanging="360"/>
      </w:pPr>
      <w:rPr>
        <w:rFonts w:ascii="Arial" w:hAnsi="Arial" w:hint="default"/>
      </w:rPr>
    </w:lvl>
    <w:lvl w:ilvl="2" w:tplc="6A70B92A" w:tentative="1">
      <w:start w:val="1"/>
      <w:numFmt w:val="bullet"/>
      <w:lvlText w:val="•"/>
      <w:lvlJc w:val="left"/>
      <w:pPr>
        <w:tabs>
          <w:tab w:val="num" w:pos="2160"/>
        </w:tabs>
        <w:ind w:left="2160" w:hanging="360"/>
      </w:pPr>
      <w:rPr>
        <w:rFonts w:ascii="Arial" w:hAnsi="Arial" w:hint="default"/>
      </w:rPr>
    </w:lvl>
    <w:lvl w:ilvl="3" w:tplc="1E96EBD2" w:tentative="1">
      <w:start w:val="1"/>
      <w:numFmt w:val="bullet"/>
      <w:lvlText w:val="•"/>
      <w:lvlJc w:val="left"/>
      <w:pPr>
        <w:tabs>
          <w:tab w:val="num" w:pos="2880"/>
        </w:tabs>
        <w:ind w:left="2880" w:hanging="360"/>
      </w:pPr>
      <w:rPr>
        <w:rFonts w:ascii="Arial" w:hAnsi="Arial" w:hint="default"/>
      </w:rPr>
    </w:lvl>
    <w:lvl w:ilvl="4" w:tplc="55AAB59C" w:tentative="1">
      <w:start w:val="1"/>
      <w:numFmt w:val="bullet"/>
      <w:lvlText w:val="•"/>
      <w:lvlJc w:val="left"/>
      <w:pPr>
        <w:tabs>
          <w:tab w:val="num" w:pos="3600"/>
        </w:tabs>
        <w:ind w:left="3600" w:hanging="360"/>
      </w:pPr>
      <w:rPr>
        <w:rFonts w:ascii="Arial" w:hAnsi="Arial" w:hint="default"/>
      </w:rPr>
    </w:lvl>
    <w:lvl w:ilvl="5" w:tplc="AC70F78A" w:tentative="1">
      <w:start w:val="1"/>
      <w:numFmt w:val="bullet"/>
      <w:lvlText w:val="•"/>
      <w:lvlJc w:val="left"/>
      <w:pPr>
        <w:tabs>
          <w:tab w:val="num" w:pos="4320"/>
        </w:tabs>
        <w:ind w:left="4320" w:hanging="360"/>
      </w:pPr>
      <w:rPr>
        <w:rFonts w:ascii="Arial" w:hAnsi="Arial" w:hint="default"/>
      </w:rPr>
    </w:lvl>
    <w:lvl w:ilvl="6" w:tplc="2AE03202" w:tentative="1">
      <w:start w:val="1"/>
      <w:numFmt w:val="bullet"/>
      <w:lvlText w:val="•"/>
      <w:lvlJc w:val="left"/>
      <w:pPr>
        <w:tabs>
          <w:tab w:val="num" w:pos="5040"/>
        </w:tabs>
        <w:ind w:left="5040" w:hanging="360"/>
      </w:pPr>
      <w:rPr>
        <w:rFonts w:ascii="Arial" w:hAnsi="Arial" w:hint="default"/>
      </w:rPr>
    </w:lvl>
    <w:lvl w:ilvl="7" w:tplc="DD98BD62" w:tentative="1">
      <w:start w:val="1"/>
      <w:numFmt w:val="bullet"/>
      <w:lvlText w:val="•"/>
      <w:lvlJc w:val="left"/>
      <w:pPr>
        <w:tabs>
          <w:tab w:val="num" w:pos="5760"/>
        </w:tabs>
        <w:ind w:left="5760" w:hanging="360"/>
      </w:pPr>
      <w:rPr>
        <w:rFonts w:ascii="Arial" w:hAnsi="Arial" w:hint="default"/>
      </w:rPr>
    </w:lvl>
    <w:lvl w:ilvl="8" w:tplc="F9D86C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8A528E"/>
    <w:multiLevelType w:val="hybridMultilevel"/>
    <w:tmpl w:val="9C9EC7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1830E8"/>
    <w:multiLevelType w:val="hybridMultilevel"/>
    <w:tmpl w:val="EBA84D9C"/>
    <w:lvl w:ilvl="0" w:tplc="E93EB7D8">
      <w:start w:val="1"/>
      <w:numFmt w:val="bullet"/>
      <w:lvlText w:val="•"/>
      <w:lvlJc w:val="left"/>
      <w:pPr>
        <w:tabs>
          <w:tab w:val="num" w:pos="720"/>
        </w:tabs>
        <w:ind w:left="720" w:hanging="360"/>
      </w:pPr>
      <w:rPr>
        <w:rFonts w:ascii="Times New Roman" w:hAnsi="Times New Roman" w:cs="Times New Roman" w:hint="default"/>
      </w:rPr>
    </w:lvl>
    <w:lvl w:ilvl="1" w:tplc="6D8E81C4">
      <w:start w:val="1"/>
      <w:numFmt w:val="bullet"/>
      <w:lvlText w:val="•"/>
      <w:lvlJc w:val="left"/>
      <w:pPr>
        <w:tabs>
          <w:tab w:val="num" w:pos="1440"/>
        </w:tabs>
        <w:ind w:left="1440" w:hanging="360"/>
      </w:pPr>
      <w:rPr>
        <w:rFonts w:ascii="Times New Roman" w:hAnsi="Times New Roman" w:cs="Times New Roman" w:hint="default"/>
      </w:rPr>
    </w:lvl>
    <w:lvl w:ilvl="2" w:tplc="BD82D18E">
      <w:start w:val="1"/>
      <w:numFmt w:val="bullet"/>
      <w:lvlText w:val="•"/>
      <w:lvlJc w:val="left"/>
      <w:pPr>
        <w:tabs>
          <w:tab w:val="num" w:pos="2160"/>
        </w:tabs>
        <w:ind w:left="2160" w:hanging="360"/>
      </w:pPr>
      <w:rPr>
        <w:rFonts w:ascii="Times New Roman" w:hAnsi="Times New Roman" w:cs="Times New Roman" w:hint="default"/>
      </w:rPr>
    </w:lvl>
    <w:lvl w:ilvl="3" w:tplc="F0EC14AA">
      <w:start w:val="1"/>
      <w:numFmt w:val="bullet"/>
      <w:lvlText w:val="•"/>
      <w:lvlJc w:val="left"/>
      <w:pPr>
        <w:tabs>
          <w:tab w:val="num" w:pos="2880"/>
        </w:tabs>
        <w:ind w:left="2880" w:hanging="360"/>
      </w:pPr>
      <w:rPr>
        <w:rFonts w:ascii="Times New Roman" w:hAnsi="Times New Roman" w:cs="Times New Roman" w:hint="default"/>
      </w:rPr>
    </w:lvl>
    <w:lvl w:ilvl="4" w:tplc="2CDC680E">
      <w:start w:val="1"/>
      <w:numFmt w:val="bullet"/>
      <w:lvlText w:val="•"/>
      <w:lvlJc w:val="left"/>
      <w:pPr>
        <w:tabs>
          <w:tab w:val="num" w:pos="3600"/>
        </w:tabs>
        <w:ind w:left="3600" w:hanging="360"/>
      </w:pPr>
      <w:rPr>
        <w:rFonts w:ascii="Times New Roman" w:hAnsi="Times New Roman" w:cs="Times New Roman" w:hint="default"/>
      </w:rPr>
    </w:lvl>
    <w:lvl w:ilvl="5" w:tplc="58D2E840">
      <w:start w:val="1"/>
      <w:numFmt w:val="bullet"/>
      <w:lvlText w:val="•"/>
      <w:lvlJc w:val="left"/>
      <w:pPr>
        <w:tabs>
          <w:tab w:val="num" w:pos="4320"/>
        </w:tabs>
        <w:ind w:left="4320" w:hanging="360"/>
      </w:pPr>
      <w:rPr>
        <w:rFonts w:ascii="Times New Roman" w:hAnsi="Times New Roman" w:cs="Times New Roman" w:hint="default"/>
      </w:rPr>
    </w:lvl>
    <w:lvl w:ilvl="6" w:tplc="78AA9D42">
      <w:start w:val="1"/>
      <w:numFmt w:val="bullet"/>
      <w:lvlText w:val="•"/>
      <w:lvlJc w:val="left"/>
      <w:pPr>
        <w:tabs>
          <w:tab w:val="num" w:pos="5040"/>
        </w:tabs>
        <w:ind w:left="5040" w:hanging="360"/>
      </w:pPr>
      <w:rPr>
        <w:rFonts w:ascii="Times New Roman" w:hAnsi="Times New Roman" w:cs="Times New Roman" w:hint="default"/>
      </w:rPr>
    </w:lvl>
    <w:lvl w:ilvl="7" w:tplc="637C003A">
      <w:start w:val="1"/>
      <w:numFmt w:val="bullet"/>
      <w:lvlText w:val="•"/>
      <w:lvlJc w:val="left"/>
      <w:pPr>
        <w:tabs>
          <w:tab w:val="num" w:pos="5760"/>
        </w:tabs>
        <w:ind w:left="5760" w:hanging="360"/>
      </w:pPr>
      <w:rPr>
        <w:rFonts w:ascii="Times New Roman" w:hAnsi="Times New Roman" w:cs="Times New Roman" w:hint="default"/>
      </w:rPr>
    </w:lvl>
    <w:lvl w:ilvl="8" w:tplc="F9445DFC">
      <w:start w:val="1"/>
      <w:numFmt w:val="bullet"/>
      <w:lvlText w:val="•"/>
      <w:lvlJc w:val="left"/>
      <w:pPr>
        <w:tabs>
          <w:tab w:val="num" w:pos="6480"/>
        </w:tabs>
        <w:ind w:left="6480" w:hanging="360"/>
      </w:pPr>
      <w:rPr>
        <w:rFonts w:ascii="Times New Roman" w:hAnsi="Times New Roman" w:cs="Times New Roman" w:hint="default"/>
      </w:rPr>
    </w:lvl>
  </w:abstractNum>
  <w:abstractNum w:abstractNumId="5" w15:restartNumberingAfterBreak="0">
    <w:nsid w:val="20F81071"/>
    <w:multiLevelType w:val="hybridMultilevel"/>
    <w:tmpl w:val="E5EC4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56152"/>
    <w:multiLevelType w:val="hybridMultilevel"/>
    <w:tmpl w:val="055E1F7E"/>
    <w:lvl w:ilvl="0" w:tplc="8978376E">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27E6E59"/>
    <w:multiLevelType w:val="multilevel"/>
    <w:tmpl w:val="58D084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597402D"/>
    <w:multiLevelType w:val="hybridMultilevel"/>
    <w:tmpl w:val="3CC2713E"/>
    <w:lvl w:ilvl="0" w:tplc="CE4A8CAC">
      <w:start w:val="1"/>
      <w:numFmt w:val="bullet"/>
      <w:lvlText w:val="•"/>
      <w:lvlJc w:val="left"/>
      <w:pPr>
        <w:tabs>
          <w:tab w:val="num" w:pos="720"/>
        </w:tabs>
        <w:ind w:left="720" w:hanging="360"/>
      </w:pPr>
      <w:rPr>
        <w:rFonts w:ascii="Times New Roman" w:hAnsi="Times New Roman" w:cs="Times New Roman" w:hint="default"/>
      </w:rPr>
    </w:lvl>
    <w:lvl w:ilvl="1" w:tplc="16F4EA26" w:tentative="1">
      <w:start w:val="1"/>
      <w:numFmt w:val="bullet"/>
      <w:lvlText w:val="•"/>
      <w:lvlJc w:val="left"/>
      <w:pPr>
        <w:tabs>
          <w:tab w:val="num" w:pos="1440"/>
        </w:tabs>
        <w:ind w:left="1440" w:hanging="360"/>
      </w:pPr>
      <w:rPr>
        <w:rFonts w:ascii="Arial" w:hAnsi="Arial" w:hint="default"/>
      </w:rPr>
    </w:lvl>
    <w:lvl w:ilvl="2" w:tplc="3A4251A4" w:tentative="1">
      <w:start w:val="1"/>
      <w:numFmt w:val="bullet"/>
      <w:lvlText w:val="•"/>
      <w:lvlJc w:val="left"/>
      <w:pPr>
        <w:tabs>
          <w:tab w:val="num" w:pos="2160"/>
        </w:tabs>
        <w:ind w:left="2160" w:hanging="360"/>
      </w:pPr>
      <w:rPr>
        <w:rFonts w:ascii="Arial" w:hAnsi="Arial" w:hint="default"/>
      </w:rPr>
    </w:lvl>
    <w:lvl w:ilvl="3" w:tplc="98F21708" w:tentative="1">
      <w:start w:val="1"/>
      <w:numFmt w:val="bullet"/>
      <w:lvlText w:val="•"/>
      <w:lvlJc w:val="left"/>
      <w:pPr>
        <w:tabs>
          <w:tab w:val="num" w:pos="2880"/>
        </w:tabs>
        <w:ind w:left="2880" w:hanging="360"/>
      </w:pPr>
      <w:rPr>
        <w:rFonts w:ascii="Arial" w:hAnsi="Arial" w:hint="default"/>
      </w:rPr>
    </w:lvl>
    <w:lvl w:ilvl="4" w:tplc="08C6D91A" w:tentative="1">
      <w:start w:val="1"/>
      <w:numFmt w:val="bullet"/>
      <w:lvlText w:val="•"/>
      <w:lvlJc w:val="left"/>
      <w:pPr>
        <w:tabs>
          <w:tab w:val="num" w:pos="3600"/>
        </w:tabs>
        <w:ind w:left="3600" w:hanging="360"/>
      </w:pPr>
      <w:rPr>
        <w:rFonts w:ascii="Arial" w:hAnsi="Arial" w:hint="default"/>
      </w:rPr>
    </w:lvl>
    <w:lvl w:ilvl="5" w:tplc="38823372" w:tentative="1">
      <w:start w:val="1"/>
      <w:numFmt w:val="bullet"/>
      <w:lvlText w:val="•"/>
      <w:lvlJc w:val="left"/>
      <w:pPr>
        <w:tabs>
          <w:tab w:val="num" w:pos="4320"/>
        </w:tabs>
        <w:ind w:left="4320" w:hanging="360"/>
      </w:pPr>
      <w:rPr>
        <w:rFonts w:ascii="Arial" w:hAnsi="Arial" w:hint="default"/>
      </w:rPr>
    </w:lvl>
    <w:lvl w:ilvl="6" w:tplc="2A9855A0" w:tentative="1">
      <w:start w:val="1"/>
      <w:numFmt w:val="bullet"/>
      <w:lvlText w:val="•"/>
      <w:lvlJc w:val="left"/>
      <w:pPr>
        <w:tabs>
          <w:tab w:val="num" w:pos="5040"/>
        </w:tabs>
        <w:ind w:left="5040" w:hanging="360"/>
      </w:pPr>
      <w:rPr>
        <w:rFonts w:ascii="Arial" w:hAnsi="Arial" w:hint="default"/>
      </w:rPr>
    </w:lvl>
    <w:lvl w:ilvl="7" w:tplc="2D381B12" w:tentative="1">
      <w:start w:val="1"/>
      <w:numFmt w:val="bullet"/>
      <w:lvlText w:val="•"/>
      <w:lvlJc w:val="left"/>
      <w:pPr>
        <w:tabs>
          <w:tab w:val="num" w:pos="5760"/>
        </w:tabs>
        <w:ind w:left="5760" w:hanging="360"/>
      </w:pPr>
      <w:rPr>
        <w:rFonts w:ascii="Arial" w:hAnsi="Arial" w:hint="default"/>
      </w:rPr>
    </w:lvl>
    <w:lvl w:ilvl="8" w:tplc="D2E2E49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441F36"/>
    <w:multiLevelType w:val="hybridMultilevel"/>
    <w:tmpl w:val="44A8653A"/>
    <w:lvl w:ilvl="0" w:tplc="F26EFE80">
      <w:start w:val="1"/>
      <w:numFmt w:val="bullet"/>
      <w:lvlText w:val="•"/>
      <w:lvlJc w:val="left"/>
      <w:pPr>
        <w:tabs>
          <w:tab w:val="num" w:pos="720"/>
        </w:tabs>
        <w:ind w:left="720" w:hanging="360"/>
      </w:pPr>
      <w:rPr>
        <w:rFonts w:ascii="Times New Roman" w:hAnsi="Times New Roman" w:hint="default"/>
      </w:rPr>
    </w:lvl>
    <w:lvl w:ilvl="1" w:tplc="1222EB1A" w:tentative="1">
      <w:start w:val="1"/>
      <w:numFmt w:val="bullet"/>
      <w:lvlText w:val="•"/>
      <w:lvlJc w:val="left"/>
      <w:pPr>
        <w:tabs>
          <w:tab w:val="num" w:pos="1440"/>
        </w:tabs>
        <w:ind w:left="1440" w:hanging="360"/>
      </w:pPr>
      <w:rPr>
        <w:rFonts w:ascii="Times New Roman" w:hAnsi="Times New Roman" w:hint="default"/>
      </w:rPr>
    </w:lvl>
    <w:lvl w:ilvl="2" w:tplc="DE8E69AC" w:tentative="1">
      <w:start w:val="1"/>
      <w:numFmt w:val="bullet"/>
      <w:lvlText w:val="•"/>
      <w:lvlJc w:val="left"/>
      <w:pPr>
        <w:tabs>
          <w:tab w:val="num" w:pos="2160"/>
        </w:tabs>
        <w:ind w:left="2160" w:hanging="360"/>
      </w:pPr>
      <w:rPr>
        <w:rFonts w:ascii="Times New Roman" w:hAnsi="Times New Roman" w:hint="default"/>
      </w:rPr>
    </w:lvl>
    <w:lvl w:ilvl="3" w:tplc="572231C2" w:tentative="1">
      <w:start w:val="1"/>
      <w:numFmt w:val="bullet"/>
      <w:lvlText w:val="•"/>
      <w:lvlJc w:val="left"/>
      <w:pPr>
        <w:tabs>
          <w:tab w:val="num" w:pos="2880"/>
        </w:tabs>
        <w:ind w:left="2880" w:hanging="360"/>
      </w:pPr>
      <w:rPr>
        <w:rFonts w:ascii="Times New Roman" w:hAnsi="Times New Roman" w:hint="default"/>
      </w:rPr>
    </w:lvl>
    <w:lvl w:ilvl="4" w:tplc="3D0A194E" w:tentative="1">
      <w:start w:val="1"/>
      <w:numFmt w:val="bullet"/>
      <w:lvlText w:val="•"/>
      <w:lvlJc w:val="left"/>
      <w:pPr>
        <w:tabs>
          <w:tab w:val="num" w:pos="3600"/>
        </w:tabs>
        <w:ind w:left="3600" w:hanging="360"/>
      </w:pPr>
      <w:rPr>
        <w:rFonts w:ascii="Times New Roman" w:hAnsi="Times New Roman" w:hint="default"/>
      </w:rPr>
    </w:lvl>
    <w:lvl w:ilvl="5" w:tplc="25162DB4" w:tentative="1">
      <w:start w:val="1"/>
      <w:numFmt w:val="bullet"/>
      <w:lvlText w:val="•"/>
      <w:lvlJc w:val="left"/>
      <w:pPr>
        <w:tabs>
          <w:tab w:val="num" w:pos="4320"/>
        </w:tabs>
        <w:ind w:left="4320" w:hanging="360"/>
      </w:pPr>
      <w:rPr>
        <w:rFonts w:ascii="Times New Roman" w:hAnsi="Times New Roman" w:hint="default"/>
      </w:rPr>
    </w:lvl>
    <w:lvl w:ilvl="6" w:tplc="D63AF76C" w:tentative="1">
      <w:start w:val="1"/>
      <w:numFmt w:val="bullet"/>
      <w:lvlText w:val="•"/>
      <w:lvlJc w:val="left"/>
      <w:pPr>
        <w:tabs>
          <w:tab w:val="num" w:pos="5040"/>
        </w:tabs>
        <w:ind w:left="5040" w:hanging="360"/>
      </w:pPr>
      <w:rPr>
        <w:rFonts w:ascii="Times New Roman" w:hAnsi="Times New Roman" w:hint="default"/>
      </w:rPr>
    </w:lvl>
    <w:lvl w:ilvl="7" w:tplc="AEF46FE2" w:tentative="1">
      <w:start w:val="1"/>
      <w:numFmt w:val="bullet"/>
      <w:lvlText w:val="•"/>
      <w:lvlJc w:val="left"/>
      <w:pPr>
        <w:tabs>
          <w:tab w:val="num" w:pos="5760"/>
        </w:tabs>
        <w:ind w:left="5760" w:hanging="360"/>
      </w:pPr>
      <w:rPr>
        <w:rFonts w:ascii="Times New Roman" w:hAnsi="Times New Roman" w:hint="default"/>
      </w:rPr>
    </w:lvl>
    <w:lvl w:ilvl="8" w:tplc="8BE8CB5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991BF1"/>
    <w:multiLevelType w:val="hybridMultilevel"/>
    <w:tmpl w:val="4036A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A85BC9"/>
    <w:multiLevelType w:val="hybridMultilevel"/>
    <w:tmpl w:val="0A803C8E"/>
    <w:lvl w:ilvl="0" w:tplc="76F880FA">
      <w:start w:val="1"/>
      <w:numFmt w:val="bullet"/>
      <w:lvlText w:val="•"/>
      <w:lvlJc w:val="left"/>
      <w:pPr>
        <w:tabs>
          <w:tab w:val="num" w:pos="720"/>
        </w:tabs>
        <w:ind w:left="720" w:hanging="360"/>
      </w:pPr>
      <w:rPr>
        <w:rFonts w:ascii="Arial" w:hAnsi="Arial" w:hint="default"/>
      </w:rPr>
    </w:lvl>
    <w:lvl w:ilvl="1" w:tplc="6F687024" w:tentative="1">
      <w:start w:val="1"/>
      <w:numFmt w:val="bullet"/>
      <w:lvlText w:val="•"/>
      <w:lvlJc w:val="left"/>
      <w:pPr>
        <w:tabs>
          <w:tab w:val="num" w:pos="1440"/>
        </w:tabs>
        <w:ind w:left="1440" w:hanging="360"/>
      </w:pPr>
      <w:rPr>
        <w:rFonts w:ascii="Arial" w:hAnsi="Arial" w:hint="default"/>
      </w:rPr>
    </w:lvl>
    <w:lvl w:ilvl="2" w:tplc="93443A46" w:tentative="1">
      <w:start w:val="1"/>
      <w:numFmt w:val="bullet"/>
      <w:lvlText w:val="•"/>
      <w:lvlJc w:val="left"/>
      <w:pPr>
        <w:tabs>
          <w:tab w:val="num" w:pos="2160"/>
        </w:tabs>
        <w:ind w:left="2160" w:hanging="360"/>
      </w:pPr>
      <w:rPr>
        <w:rFonts w:ascii="Arial" w:hAnsi="Arial" w:hint="default"/>
      </w:rPr>
    </w:lvl>
    <w:lvl w:ilvl="3" w:tplc="EEE09A96" w:tentative="1">
      <w:start w:val="1"/>
      <w:numFmt w:val="bullet"/>
      <w:lvlText w:val="•"/>
      <w:lvlJc w:val="left"/>
      <w:pPr>
        <w:tabs>
          <w:tab w:val="num" w:pos="2880"/>
        </w:tabs>
        <w:ind w:left="2880" w:hanging="360"/>
      </w:pPr>
      <w:rPr>
        <w:rFonts w:ascii="Arial" w:hAnsi="Arial" w:hint="default"/>
      </w:rPr>
    </w:lvl>
    <w:lvl w:ilvl="4" w:tplc="0FFEF222" w:tentative="1">
      <w:start w:val="1"/>
      <w:numFmt w:val="bullet"/>
      <w:lvlText w:val="•"/>
      <w:lvlJc w:val="left"/>
      <w:pPr>
        <w:tabs>
          <w:tab w:val="num" w:pos="3600"/>
        </w:tabs>
        <w:ind w:left="3600" w:hanging="360"/>
      </w:pPr>
      <w:rPr>
        <w:rFonts w:ascii="Arial" w:hAnsi="Arial" w:hint="default"/>
      </w:rPr>
    </w:lvl>
    <w:lvl w:ilvl="5" w:tplc="BCACB48E" w:tentative="1">
      <w:start w:val="1"/>
      <w:numFmt w:val="bullet"/>
      <w:lvlText w:val="•"/>
      <w:lvlJc w:val="left"/>
      <w:pPr>
        <w:tabs>
          <w:tab w:val="num" w:pos="4320"/>
        </w:tabs>
        <w:ind w:left="4320" w:hanging="360"/>
      </w:pPr>
      <w:rPr>
        <w:rFonts w:ascii="Arial" w:hAnsi="Arial" w:hint="default"/>
      </w:rPr>
    </w:lvl>
    <w:lvl w:ilvl="6" w:tplc="634CEC24" w:tentative="1">
      <w:start w:val="1"/>
      <w:numFmt w:val="bullet"/>
      <w:lvlText w:val="•"/>
      <w:lvlJc w:val="left"/>
      <w:pPr>
        <w:tabs>
          <w:tab w:val="num" w:pos="5040"/>
        </w:tabs>
        <w:ind w:left="5040" w:hanging="360"/>
      </w:pPr>
      <w:rPr>
        <w:rFonts w:ascii="Arial" w:hAnsi="Arial" w:hint="default"/>
      </w:rPr>
    </w:lvl>
    <w:lvl w:ilvl="7" w:tplc="D7321510" w:tentative="1">
      <w:start w:val="1"/>
      <w:numFmt w:val="bullet"/>
      <w:lvlText w:val="•"/>
      <w:lvlJc w:val="left"/>
      <w:pPr>
        <w:tabs>
          <w:tab w:val="num" w:pos="5760"/>
        </w:tabs>
        <w:ind w:left="5760" w:hanging="360"/>
      </w:pPr>
      <w:rPr>
        <w:rFonts w:ascii="Arial" w:hAnsi="Arial" w:hint="default"/>
      </w:rPr>
    </w:lvl>
    <w:lvl w:ilvl="8" w:tplc="8A52E18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18265D4"/>
    <w:multiLevelType w:val="hybridMultilevel"/>
    <w:tmpl w:val="7180C5C2"/>
    <w:lvl w:ilvl="0" w:tplc="1980BCFA">
      <w:start w:val="1"/>
      <w:numFmt w:val="bullet"/>
      <w:lvlText w:val="•"/>
      <w:lvlJc w:val="left"/>
      <w:pPr>
        <w:tabs>
          <w:tab w:val="num" w:pos="720"/>
        </w:tabs>
        <w:ind w:left="720" w:hanging="360"/>
      </w:pPr>
      <w:rPr>
        <w:rFonts w:ascii="Times New Roman" w:hAnsi="Times New Roman" w:hint="default"/>
      </w:rPr>
    </w:lvl>
    <w:lvl w:ilvl="1" w:tplc="5914F13E" w:tentative="1">
      <w:start w:val="1"/>
      <w:numFmt w:val="bullet"/>
      <w:lvlText w:val="•"/>
      <w:lvlJc w:val="left"/>
      <w:pPr>
        <w:tabs>
          <w:tab w:val="num" w:pos="1440"/>
        </w:tabs>
        <w:ind w:left="1440" w:hanging="360"/>
      </w:pPr>
      <w:rPr>
        <w:rFonts w:ascii="Times New Roman" w:hAnsi="Times New Roman" w:hint="default"/>
      </w:rPr>
    </w:lvl>
    <w:lvl w:ilvl="2" w:tplc="93BC2E40" w:tentative="1">
      <w:start w:val="1"/>
      <w:numFmt w:val="bullet"/>
      <w:lvlText w:val="•"/>
      <w:lvlJc w:val="left"/>
      <w:pPr>
        <w:tabs>
          <w:tab w:val="num" w:pos="2160"/>
        </w:tabs>
        <w:ind w:left="2160" w:hanging="360"/>
      </w:pPr>
      <w:rPr>
        <w:rFonts w:ascii="Times New Roman" w:hAnsi="Times New Roman" w:hint="default"/>
      </w:rPr>
    </w:lvl>
    <w:lvl w:ilvl="3" w:tplc="B5E46352" w:tentative="1">
      <w:start w:val="1"/>
      <w:numFmt w:val="bullet"/>
      <w:lvlText w:val="•"/>
      <w:lvlJc w:val="left"/>
      <w:pPr>
        <w:tabs>
          <w:tab w:val="num" w:pos="2880"/>
        </w:tabs>
        <w:ind w:left="2880" w:hanging="360"/>
      </w:pPr>
      <w:rPr>
        <w:rFonts w:ascii="Times New Roman" w:hAnsi="Times New Roman" w:hint="default"/>
      </w:rPr>
    </w:lvl>
    <w:lvl w:ilvl="4" w:tplc="A1524F8E" w:tentative="1">
      <w:start w:val="1"/>
      <w:numFmt w:val="bullet"/>
      <w:lvlText w:val="•"/>
      <w:lvlJc w:val="left"/>
      <w:pPr>
        <w:tabs>
          <w:tab w:val="num" w:pos="3600"/>
        </w:tabs>
        <w:ind w:left="3600" w:hanging="360"/>
      </w:pPr>
      <w:rPr>
        <w:rFonts w:ascii="Times New Roman" w:hAnsi="Times New Roman" w:hint="default"/>
      </w:rPr>
    </w:lvl>
    <w:lvl w:ilvl="5" w:tplc="56DEF216" w:tentative="1">
      <w:start w:val="1"/>
      <w:numFmt w:val="bullet"/>
      <w:lvlText w:val="•"/>
      <w:lvlJc w:val="left"/>
      <w:pPr>
        <w:tabs>
          <w:tab w:val="num" w:pos="4320"/>
        </w:tabs>
        <w:ind w:left="4320" w:hanging="360"/>
      </w:pPr>
      <w:rPr>
        <w:rFonts w:ascii="Times New Roman" w:hAnsi="Times New Roman" w:hint="default"/>
      </w:rPr>
    </w:lvl>
    <w:lvl w:ilvl="6" w:tplc="F306AFD4" w:tentative="1">
      <w:start w:val="1"/>
      <w:numFmt w:val="bullet"/>
      <w:lvlText w:val="•"/>
      <w:lvlJc w:val="left"/>
      <w:pPr>
        <w:tabs>
          <w:tab w:val="num" w:pos="5040"/>
        </w:tabs>
        <w:ind w:left="5040" w:hanging="360"/>
      </w:pPr>
      <w:rPr>
        <w:rFonts w:ascii="Times New Roman" w:hAnsi="Times New Roman" w:hint="default"/>
      </w:rPr>
    </w:lvl>
    <w:lvl w:ilvl="7" w:tplc="F5C87ADC" w:tentative="1">
      <w:start w:val="1"/>
      <w:numFmt w:val="bullet"/>
      <w:lvlText w:val="•"/>
      <w:lvlJc w:val="left"/>
      <w:pPr>
        <w:tabs>
          <w:tab w:val="num" w:pos="5760"/>
        </w:tabs>
        <w:ind w:left="5760" w:hanging="360"/>
      </w:pPr>
      <w:rPr>
        <w:rFonts w:ascii="Times New Roman" w:hAnsi="Times New Roman" w:hint="default"/>
      </w:rPr>
    </w:lvl>
    <w:lvl w:ilvl="8" w:tplc="DB6C75E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7FE1C61"/>
    <w:multiLevelType w:val="hybridMultilevel"/>
    <w:tmpl w:val="C12E833A"/>
    <w:lvl w:ilvl="0" w:tplc="B4DCD336">
      <w:start w:val="1"/>
      <w:numFmt w:val="bullet"/>
      <w:lvlText w:val="•"/>
      <w:lvlJc w:val="left"/>
      <w:pPr>
        <w:tabs>
          <w:tab w:val="num" w:pos="720"/>
        </w:tabs>
        <w:ind w:left="720" w:hanging="360"/>
      </w:pPr>
      <w:rPr>
        <w:rFonts w:ascii="Times New Roman" w:hAnsi="Times New Roman" w:hint="default"/>
      </w:rPr>
    </w:lvl>
    <w:lvl w:ilvl="1" w:tplc="58C4D2E8" w:tentative="1">
      <w:start w:val="1"/>
      <w:numFmt w:val="bullet"/>
      <w:lvlText w:val="•"/>
      <w:lvlJc w:val="left"/>
      <w:pPr>
        <w:tabs>
          <w:tab w:val="num" w:pos="1440"/>
        </w:tabs>
        <w:ind w:left="1440" w:hanging="360"/>
      </w:pPr>
      <w:rPr>
        <w:rFonts w:ascii="Times New Roman" w:hAnsi="Times New Roman" w:hint="default"/>
      </w:rPr>
    </w:lvl>
    <w:lvl w:ilvl="2" w:tplc="83C0F632" w:tentative="1">
      <w:start w:val="1"/>
      <w:numFmt w:val="bullet"/>
      <w:lvlText w:val="•"/>
      <w:lvlJc w:val="left"/>
      <w:pPr>
        <w:tabs>
          <w:tab w:val="num" w:pos="2160"/>
        </w:tabs>
        <w:ind w:left="2160" w:hanging="360"/>
      </w:pPr>
      <w:rPr>
        <w:rFonts w:ascii="Times New Roman" w:hAnsi="Times New Roman" w:hint="default"/>
      </w:rPr>
    </w:lvl>
    <w:lvl w:ilvl="3" w:tplc="81E2453E" w:tentative="1">
      <w:start w:val="1"/>
      <w:numFmt w:val="bullet"/>
      <w:lvlText w:val="•"/>
      <w:lvlJc w:val="left"/>
      <w:pPr>
        <w:tabs>
          <w:tab w:val="num" w:pos="2880"/>
        </w:tabs>
        <w:ind w:left="2880" w:hanging="360"/>
      </w:pPr>
      <w:rPr>
        <w:rFonts w:ascii="Times New Roman" w:hAnsi="Times New Roman" w:hint="default"/>
      </w:rPr>
    </w:lvl>
    <w:lvl w:ilvl="4" w:tplc="CF2A102C" w:tentative="1">
      <w:start w:val="1"/>
      <w:numFmt w:val="bullet"/>
      <w:lvlText w:val="•"/>
      <w:lvlJc w:val="left"/>
      <w:pPr>
        <w:tabs>
          <w:tab w:val="num" w:pos="3600"/>
        </w:tabs>
        <w:ind w:left="3600" w:hanging="360"/>
      </w:pPr>
      <w:rPr>
        <w:rFonts w:ascii="Times New Roman" w:hAnsi="Times New Roman" w:hint="default"/>
      </w:rPr>
    </w:lvl>
    <w:lvl w:ilvl="5" w:tplc="EB5CBCB0" w:tentative="1">
      <w:start w:val="1"/>
      <w:numFmt w:val="bullet"/>
      <w:lvlText w:val="•"/>
      <w:lvlJc w:val="left"/>
      <w:pPr>
        <w:tabs>
          <w:tab w:val="num" w:pos="4320"/>
        </w:tabs>
        <w:ind w:left="4320" w:hanging="360"/>
      </w:pPr>
      <w:rPr>
        <w:rFonts w:ascii="Times New Roman" w:hAnsi="Times New Roman" w:hint="default"/>
      </w:rPr>
    </w:lvl>
    <w:lvl w:ilvl="6" w:tplc="58F04CF0" w:tentative="1">
      <w:start w:val="1"/>
      <w:numFmt w:val="bullet"/>
      <w:lvlText w:val="•"/>
      <w:lvlJc w:val="left"/>
      <w:pPr>
        <w:tabs>
          <w:tab w:val="num" w:pos="5040"/>
        </w:tabs>
        <w:ind w:left="5040" w:hanging="360"/>
      </w:pPr>
      <w:rPr>
        <w:rFonts w:ascii="Times New Roman" w:hAnsi="Times New Roman" w:hint="default"/>
      </w:rPr>
    </w:lvl>
    <w:lvl w:ilvl="7" w:tplc="2CE015AA" w:tentative="1">
      <w:start w:val="1"/>
      <w:numFmt w:val="bullet"/>
      <w:lvlText w:val="•"/>
      <w:lvlJc w:val="left"/>
      <w:pPr>
        <w:tabs>
          <w:tab w:val="num" w:pos="5760"/>
        </w:tabs>
        <w:ind w:left="5760" w:hanging="360"/>
      </w:pPr>
      <w:rPr>
        <w:rFonts w:ascii="Times New Roman" w:hAnsi="Times New Roman" w:hint="default"/>
      </w:rPr>
    </w:lvl>
    <w:lvl w:ilvl="8" w:tplc="8A86A40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A7B0B6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C300E89"/>
    <w:multiLevelType w:val="hybridMultilevel"/>
    <w:tmpl w:val="C16258FA"/>
    <w:lvl w:ilvl="0" w:tplc="D018E32C">
      <w:start w:val="1"/>
      <w:numFmt w:val="bullet"/>
      <w:lvlText w:val="•"/>
      <w:lvlJc w:val="left"/>
      <w:pPr>
        <w:tabs>
          <w:tab w:val="num" w:pos="720"/>
        </w:tabs>
        <w:ind w:left="720" w:hanging="360"/>
      </w:pPr>
      <w:rPr>
        <w:rFonts w:ascii="Times New Roman" w:hAnsi="Times New Roman" w:hint="default"/>
      </w:rPr>
    </w:lvl>
    <w:lvl w:ilvl="1" w:tplc="C4744BAA" w:tentative="1">
      <w:start w:val="1"/>
      <w:numFmt w:val="bullet"/>
      <w:lvlText w:val="•"/>
      <w:lvlJc w:val="left"/>
      <w:pPr>
        <w:tabs>
          <w:tab w:val="num" w:pos="1440"/>
        </w:tabs>
        <w:ind w:left="1440" w:hanging="360"/>
      </w:pPr>
      <w:rPr>
        <w:rFonts w:ascii="Times New Roman" w:hAnsi="Times New Roman" w:hint="default"/>
      </w:rPr>
    </w:lvl>
    <w:lvl w:ilvl="2" w:tplc="12F21C5E" w:tentative="1">
      <w:start w:val="1"/>
      <w:numFmt w:val="bullet"/>
      <w:lvlText w:val="•"/>
      <w:lvlJc w:val="left"/>
      <w:pPr>
        <w:tabs>
          <w:tab w:val="num" w:pos="2160"/>
        </w:tabs>
        <w:ind w:left="2160" w:hanging="360"/>
      </w:pPr>
      <w:rPr>
        <w:rFonts w:ascii="Times New Roman" w:hAnsi="Times New Roman" w:hint="default"/>
      </w:rPr>
    </w:lvl>
    <w:lvl w:ilvl="3" w:tplc="B6F8F324" w:tentative="1">
      <w:start w:val="1"/>
      <w:numFmt w:val="bullet"/>
      <w:lvlText w:val="•"/>
      <w:lvlJc w:val="left"/>
      <w:pPr>
        <w:tabs>
          <w:tab w:val="num" w:pos="2880"/>
        </w:tabs>
        <w:ind w:left="2880" w:hanging="360"/>
      </w:pPr>
      <w:rPr>
        <w:rFonts w:ascii="Times New Roman" w:hAnsi="Times New Roman" w:hint="default"/>
      </w:rPr>
    </w:lvl>
    <w:lvl w:ilvl="4" w:tplc="5A5E237A" w:tentative="1">
      <w:start w:val="1"/>
      <w:numFmt w:val="bullet"/>
      <w:lvlText w:val="•"/>
      <w:lvlJc w:val="left"/>
      <w:pPr>
        <w:tabs>
          <w:tab w:val="num" w:pos="3600"/>
        </w:tabs>
        <w:ind w:left="3600" w:hanging="360"/>
      </w:pPr>
      <w:rPr>
        <w:rFonts w:ascii="Times New Roman" w:hAnsi="Times New Roman" w:hint="default"/>
      </w:rPr>
    </w:lvl>
    <w:lvl w:ilvl="5" w:tplc="6A48ACEA" w:tentative="1">
      <w:start w:val="1"/>
      <w:numFmt w:val="bullet"/>
      <w:lvlText w:val="•"/>
      <w:lvlJc w:val="left"/>
      <w:pPr>
        <w:tabs>
          <w:tab w:val="num" w:pos="4320"/>
        </w:tabs>
        <w:ind w:left="4320" w:hanging="360"/>
      </w:pPr>
      <w:rPr>
        <w:rFonts w:ascii="Times New Roman" w:hAnsi="Times New Roman" w:hint="default"/>
      </w:rPr>
    </w:lvl>
    <w:lvl w:ilvl="6" w:tplc="F856B622" w:tentative="1">
      <w:start w:val="1"/>
      <w:numFmt w:val="bullet"/>
      <w:lvlText w:val="•"/>
      <w:lvlJc w:val="left"/>
      <w:pPr>
        <w:tabs>
          <w:tab w:val="num" w:pos="5040"/>
        </w:tabs>
        <w:ind w:left="5040" w:hanging="360"/>
      </w:pPr>
      <w:rPr>
        <w:rFonts w:ascii="Times New Roman" w:hAnsi="Times New Roman" w:hint="default"/>
      </w:rPr>
    </w:lvl>
    <w:lvl w:ilvl="7" w:tplc="CFC2F924" w:tentative="1">
      <w:start w:val="1"/>
      <w:numFmt w:val="bullet"/>
      <w:lvlText w:val="•"/>
      <w:lvlJc w:val="left"/>
      <w:pPr>
        <w:tabs>
          <w:tab w:val="num" w:pos="5760"/>
        </w:tabs>
        <w:ind w:left="5760" w:hanging="360"/>
      </w:pPr>
      <w:rPr>
        <w:rFonts w:ascii="Times New Roman" w:hAnsi="Times New Roman" w:hint="default"/>
      </w:rPr>
    </w:lvl>
    <w:lvl w:ilvl="8" w:tplc="694E349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DEA4D76"/>
    <w:multiLevelType w:val="hybridMultilevel"/>
    <w:tmpl w:val="FCC851B2"/>
    <w:lvl w:ilvl="0" w:tplc="7B028AE0">
      <w:start w:val="1"/>
      <w:numFmt w:val="bullet"/>
      <w:lvlText w:val="•"/>
      <w:lvlJc w:val="left"/>
      <w:pPr>
        <w:tabs>
          <w:tab w:val="num" w:pos="720"/>
        </w:tabs>
        <w:ind w:left="720" w:hanging="360"/>
      </w:pPr>
      <w:rPr>
        <w:rFonts w:ascii="Times New Roman" w:hAnsi="Times New Roman" w:hint="default"/>
      </w:rPr>
    </w:lvl>
    <w:lvl w:ilvl="1" w:tplc="5AACFEE2">
      <w:start w:val="69"/>
      <w:numFmt w:val="bullet"/>
      <w:lvlText w:val="•"/>
      <w:lvlJc w:val="left"/>
      <w:pPr>
        <w:tabs>
          <w:tab w:val="num" w:pos="1440"/>
        </w:tabs>
        <w:ind w:left="1440" w:hanging="360"/>
      </w:pPr>
      <w:rPr>
        <w:rFonts w:ascii="Times New Roman" w:hAnsi="Times New Roman" w:hint="default"/>
      </w:rPr>
    </w:lvl>
    <w:lvl w:ilvl="2" w:tplc="E8EAEED0" w:tentative="1">
      <w:start w:val="1"/>
      <w:numFmt w:val="bullet"/>
      <w:lvlText w:val="•"/>
      <w:lvlJc w:val="left"/>
      <w:pPr>
        <w:tabs>
          <w:tab w:val="num" w:pos="2160"/>
        </w:tabs>
        <w:ind w:left="2160" w:hanging="360"/>
      </w:pPr>
      <w:rPr>
        <w:rFonts w:ascii="Times New Roman" w:hAnsi="Times New Roman" w:hint="default"/>
      </w:rPr>
    </w:lvl>
    <w:lvl w:ilvl="3" w:tplc="4730787A" w:tentative="1">
      <w:start w:val="1"/>
      <w:numFmt w:val="bullet"/>
      <w:lvlText w:val="•"/>
      <w:lvlJc w:val="left"/>
      <w:pPr>
        <w:tabs>
          <w:tab w:val="num" w:pos="2880"/>
        </w:tabs>
        <w:ind w:left="2880" w:hanging="360"/>
      </w:pPr>
      <w:rPr>
        <w:rFonts w:ascii="Times New Roman" w:hAnsi="Times New Roman" w:hint="default"/>
      </w:rPr>
    </w:lvl>
    <w:lvl w:ilvl="4" w:tplc="72FEE3CC" w:tentative="1">
      <w:start w:val="1"/>
      <w:numFmt w:val="bullet"/>
      <w:lvlText w:val="•"/>
      <w:lvlJc w:val="left"/>
      <w:pPr>
        <w:tabs>
          <w:tab w:val="num" w:pos="3600"/>
        </w:tabs>
        <w:ind w:left="3600" w:hanging="360"/>
      </w:pPr>
      <w:rPr>
        <w:rFonts w:ascii="Times New Roman" w:hAnsi="Times New Roman" w:hint="default"/>
      </w:rPr>
    </w:lvl>
    <w:lvl w:ilvl="5" w:tplc="8CE258DE" w:tentative="1">
      <w:start w:val="1"/>
      <w:numFmt w:val="bullet"/>
      <w:lvlText w:val="•"/>
      <w:lvlJc w:val="left"/>
      <w:pPr>
        <w:tabs>
          <w:tab w:val="num" w:pos="4320"/>
        </w:tabs>
        <w:ind w:left="4320" w:hanging="360"/>
      </w:pPr>
      <w:rPr>
        <w:rFonts w:ascii="Times New Roman" w:hAnsi="Times New Roman" w:hint="default"/>
      </w:rPr>
    </w:lvl>
    <w:lvl w:ilvl="6" w:tplc="C26AEBB4" w:tentative="1">
      <w:start w:val="1"/>
      <w:numFmt w:val="bullet"/>
      <w:lvlText w:val="•"/>
      <w:lvlJc w:val="left"/>
      <w:pPr>
        <w:tabs>
          <w:tab w:val="num" w:pos="5040"/>
        </w:tabs>
        <w:ind w:left="5040" w:hanging="360"/>
      </w:pPr>
      <w:rPr>
        <w:rFonts w:ascii="Times New Roman" w:hAnsi="Times New Roman" w:hint="default"/>
      </w:rPr>
    </w:lvl>
    <w:lvl w:ilvl="7" w:tplc="1576B228" w:tentative="1">
      <w:start w:val="1"/>
      <w:numFmt w:val="bullet"/>
      <w:lvlText w:val="•"/>
      <w:lvlJc w:val="left"/>
      <w:pPr>
        <w:tabs>
          <w:tab w:val="num" w:pos="5760"/>
        </w:tabs>
        <w:ind w:left="5760" w:hanging="360"/>
      </w:pPr>
      <w:rPr>
        <w:rFonts w:ascii="Times New Roman" w:hAnsi="Times New Roman" w:hint="default"/>
      </w:rPr>
    </w:lvl>
    <w:lvl w:ilvl="8" w:tplc="3A98277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FB177F0"/>
    <w:multiLevelType w:val="hybridMultilevel"/>
    <w:tmpl w:val="3FF4F3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1154B6"/>
    <w:multiLevelType w:val="hybridMultilevel"/>
    <w:tmpl w:val="AD1456CC"/>
    <w:lvl w:ilvl="0" w:tplc="3022CF1C">
      <w:start w:val="1"/>
      <w:numFmt w:val="bullet"/>
      <w:lvlText w:val=""/>
      <w:lvlJc w:val="left"/>
      <w:pPr>
        <w:ind w:left="720" w:hanging="360"/>
      </w:pPr>
      <w:rPr>
        <w:rFonts w:ascii="Symbol" w:hAnsi="Symbol" w:hint="default"/>
        <w:b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BC0D81"/>
    <w:multiLevelType w:val="hybridMultilevel"/>
    <w:tmpl w:val="93F8FB0A"/>
    <w:lvl w:ilvl="0" w:tplc="5B46FB64">
      <w:start w:val="1"/>
      <w:numFmt w:val="bullet"/>
      <w:lvlText w:val="•"/>
      <w:lvlJc w:val="left"/>
      <w:pPr>
        <w:tabs>
          <w:tab w:val="num" w:pos="720"/>
        </w:tabs>
        <w:ind w:left="720" w:hanging="360"/>
      </w:pPr>
      <w:rPr>
        <w:rFonts w:ascii="Times New Roman" w:hAnsi="Times New Roman" w:hint="default"/>
      </w:rPr>
    </w:lvl>
    <w:lvl w:ilvl="1" w:tplc="F5AA22BA" w:tentative="1">
      <w:start w:val="1"/>
      <w:numFmt w:val="bullet"/>
      <w:lvlText w:val="•"/>
      <w:lvlJc w:val="left"/>
      <w:pPr>
        <w:tabs>
          <w:tab w:val="num" w:pos="1440"/>
        </w:tabs>
        <w:ind w:left="1440" w:hanging="360"/>
      </w:pPr>
      <w:rPr>
        <w:rFonts w:ascii="Times New Roman" w:hAnsi="Times New Roman" w:hint="default"/>
      </w:rPr>
    </w:lvl>
    <w:lvl w:ilvl="2" w:tplc="A0E64A3E" w:tentative="1">
      <w:start w:val="1"/>
      <w:numFmt w:val="bullet"/>
      <w:lvlText w:val="•"/>
      <w:lvlJc w:val="left"/>
      <w:pPr>
        <w:tabs>
          <w:tab w:val="num" w:pos="2160"/>
        </w:tabs>
        <w:ind w:left="2160" w:hanging="360"/>
      </w:pPr>
      <w:rPr>
        <w:rFonts w:ascii="Times New Roman" w:hAnsi="Times New Roman" w:hint="default"/>
      </w:rPr>
    </w:lvl>
    <w:lvl w:ilvl="3" w:tplc="7AB047DE" w:tentative="1">
      <w:start w:val="1"/>
      <w:numFmt w:val="bullet"/>
      <w:lvlText w:val="•"/>
      <w:lvlJc w:val="left"/>
      <w:pPr>
        <w:tabs>
          <w:tab w:val="num" w:pos="2880"/>
        </w:tabs>
        <w:ind w:left="2880" w:hanging="360"/>
      </w:pPr>
      <w:rPr>
        <w:rFonts w:ascii="Times New Roman" w:hAnsi="Times New Roman" w:hint="default"/>
      </w:rPr>
    </w:lvl>
    <w:lvl w:ilvl="4" w:tplc="9D52D27A" w:tentative="1">
      <w:start w:val="1"/>
      <w:numFmt w:val="bullet"/>
      <w:lvlText w:val="•"/>
      <w:lvlJc w:val="left"/>
      <w:pPr>
        <w:tabs>
          <w:tab w:val="num" w:pos="3600"/>
        </w:tabs>
        <w:ind w:left="3600" w:hanging="360"/>
      </w:pPr>
      <w:rPr>
        <w:rFonts w:ascii="Times New Roman" w:hAnsi="Times New Roman" w:hint="default"/>
      </w:rPr>
    </w:lvl>
    <w:lvl w:ilvl="5" w:tplc="50AAE7FC" w:tentative="1">
      <w:start w:val="1"/>
      <w:numFmt w:val="bullet"/>
      <w:lvlText w:val="•"/>
      <w:lvlJc w:val="left"/>
      <w:pPr>
        <w:tabs>
          <w:tab w:val="num" w:pos="4320"/>
        </w:tabs>
        <w:ind w:left="4320" w:hanging="360"/>
      </w:pPr>
      <w:rPr>
        <w:rFonts w:ascii="Times New Roman" w:hAnsi="Times New Roman" w:hint="default"/>
      </w:rPr>
    </w:lvl>
    <w:lvl w:ilvl="6" w:tplc="4A840536" w:tentative="1">
      <w:start w:val="1"/>
      <w:numFmt w:val="bullet"/>
      <w:lvlText w:val="•"/>
      <w:lvlJc w:val="left"/>
      <w:pPr>
        <w:tabs>
          <w:tab w:val="num" w:pos="5040"/>
        </w:tabs>
        <w:ind w:left="5040" w:hanging="360"/>
      </w:pPr>
      <w:rPr>
        <w:rFonts w:ascii="Times New Roman" w:hAnsi="Times New Roman" w:hint="default"/>
      </w:rPr>
    </w:lvl>
    <w:lvl w:ilvl="7" w:tplc="46F204B8" w:tentative="1">
      <w:start w:val="1"/>
      <w:numFmt w:val="bullet"/>
      <w:lvlText w:val="•"/>
      <w:lvlJc w:val="left"/>
      <w:pPr>
        <w:tabs>
          <w:tab w:val="num" w:pos="5760"/>
        </w:tabs>
        <w:ind w:left="5760" w:hanging="360"/>
      </w:pPr>
      <w:rPr>
        <w:rFonts w:ascii="Times New Roman" w:hAnsi="Times New Roman" w:hint="default"/>
      </w:rPr>
    </w:lvl>
    <w:lvl w:ilvl="8" w:tplc="853A866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0317AE3"/>
    <w:multiLevelType w:val="hybridMultilevel"/>
    <w:tmpl w:val="56C8C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170FC5"/>
    <w:multiLevelType w:val="hybridMultilevel"/>
    <w:tmpl w:val="50009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B03554"/>
    <w:multiLevelType w:val="hybridMultilevel"/>
    <w:tmpl w:val="0B7AB75A"/>
    <w:lvl w:ilvl="0" w:tplc="AA6EA824">
      <w:start w:val="1"/>
      <w:numFmt w:val="bullet"/>
      <w:lvlText w:val="•"/>
      <w:lvlJc w:val="left"/>
      <w:pPr>
        <w:tabs>
          <w:tab w:val="num" w:pos="720"/>
        </w:tabs>
        <w:ind w:left="720" w:hanging="360"/>
      </w:pPr>
      <w:rPr>
        <w:rFonts w:ascii="Arial" w:hAnsi="Arial" w:hint="default"/>
      </w:rPr>
    </w:lvl>
    <w:lvl w:ilvl="1" w:tplc="E74CF588" w:tentative="1">
      <w:start w:val="1"/>
      <w:numFmt w:val="bullet"/>
      <w:lvlText w:val="•"/>
      <w:lvlJc w:val="left"/>
      <w:pPr>
        <w:tabs>
          <w:tab w:val="num" w:pos="1440"/>
        </w:tabs>
        <w:ind w:left="1440" w:hanging="360"/>
      </w:pPr>
      <w:rPr>
        <w:rFonts w:ascii="Arial" w:hAnsi="Arial" w:hint="default"/>
      </w:rPr>
    </w:lvl>
    <w:lvl w:ilvl="2" w:tplc="EE8E5014" w:tentative="1">
      <w:start w:val="1"/>
      <w:numFmt w:val="bullet"/>
      <w:lvlText w:val="•"/>
      <w:lvlJc w:val="left"/>
      <w:pPr>
        <w:tabs>
          <w:tab w:val="num" w:pos="2160"/>
        </w:tabs>
        <w:ind w:left="2160" w:hanging="360"/>
      </w:pPr>
      <w:rPr>
        <w:rFonts w:ascii="Arial" w:hAnsi="Arial" w:hint="default"/>
      </w:rPr>
    </w:lvl>
    <w:lvl w:ilvl="3" w:tplc="8C1EFC78" w:tentative="1">
      <w:start w:val="1"/>
      <w:numFmt w:val="bullet"/>
      <w:lvlText w:val="•"/>
      <w:lvlJc w:val="left"/>
      <w:pPr>
        <w:tabs>
          <w:tab w:val="num" w:pos="2880"/>
        </w:tabs>
        <w:ind w:left="2880" w:hanging="360"/>
      </w:pPr>
      <w:rPr>
        <w:rFonts w:ascii="Arial" w:hAnsi="Arial" w:hint="default"/>
      </w:rPr>
    </w:lvl>
    <w:lvl w:ilvl="4" w:tplc="10AE1F6A" w:tentative="1">
      <w:start w:val="1"/>
      <w:numFmt w:val="bullet"/>
      <w:lvlText w:val="•"/>
      <w:lvlJc w:val="left"/>
      <w:pPr>
        <w:tabs>
          <w:tab w:val="num" w:pos="3600"/>
        </w:tabs>
        <w:ind w:left="3600" w:hanging="360"/>
      </w:pPr>
      <w:rPr>
        <w:rFonts w:ascii="Arial" w:hAnsi="Arial" w:hint="default"/>
      </w:rPr>
    </w:lvl>
    <w:lvl w:ilvl="5" w:tplc="6B3A1396" w:tentative="1">
      <w:start w:val="1"/>
      <w:numFmt w:val="bullet"/>
      <w:lvlText w:val="•"/>
      <w:lvlJc w:val="left"/>
      <w:pPr>
        <w:tabs>
          <w:tab w:val="num" w:pos="4320"/>
        </w:tabs>
        <w:ind w:left="4320" w:hanging="360"/>
      </w:pPr>
      <w:rPr>
        <w:rFonts w:ascii="Arial" w:hAnsi="Arial" w:hint="default"/>
      </w:rPr>
    </w:lvl>
    <w:lvl w:ilvl="6" w:tplc="E2E63D1E" w:tentative="1">
      <w:start w:val="1"/>
      <w:numFmt w:val="bullet"/>
      <w:lvlText w:val="•"/>
      <w:lvlJc w:val="left"/>
      <w:pPr>
        <w:tabs>
          <w:tab w:val="num" w:pos="5040"/>
        </w:tabs>
        <w:ind w:left="5040" w:hanging="360"/>
      </w:pPr>
      <w:rPr>
        <w:rFonts w:ascii="Arial" w:hAnsi="Arial" w:hint="default"/>
      </w:rPr>
    </w:lvl>
    <w:lvl w:ilvl="7" w:tplc="3C1A06C0" w:tentative="1">
      <w:start w:val="1"/>
      <w:numFmt w:val="bullet"/>
      <w:lvlText w:val="•"/>
      <w:lvlJc w:val="left"/>
      <w:pPr>
        <w:tabs>
          <w:tab w:val="num" w:pos="5760"/>
        </w:tabs>
        <w:ind w:left="5760" w:hanging="360"/>
      </w:pPr>
      <w:rPr>
        <w:rFonts w:ascii="Arial" w:hAnsi="Arial" w:hint="default"/>
      </w:rPr>
    </w:lvl>
    <w:lvl w:ilvl="8" w:tplc="2D7C39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8A92F41"/>
    <w:multiLevelType w:val="hybridMultilevel"/>
    <w:tmpl w:val="28802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3"/>
  </w:num>
  <w:num w:numId="4">
    <w:abstractNumId w:val="17"/>
  </w:num>
  <w:num w:numId="5">
    <w:abstractNumId w:val="21"/>
  </w:num>
  <w:num w:numId="6">
    <w:abstractNumId w:val="18"/>
  </w:num>
  <w:num w:numId="7">
    <w:abstractNumId w:val="8"/>
  </w:num>
  <w:num w:numId="8">
    <w:abstractNumId w:val="10"/>
  </w:num>
  <w:num w:numId="9">
    <w:abstractNumId w:val="20"/>
  </w:num>
  <w:num w:numId="10">
    <w:abstractNumId w:val="16"/>
  </w:num>
  <w:num w:numId="11">
    <w:abstractNumId w:val="5"/>
  </w:num>
  <w:num w:numId="12">
    <w:abstractNumId w:val="4"/>
  </w:num>
  <w:num w:numId="13">
    <w:abstractNumId w:val="12"/>
  </w:num>
  <w:num w:numId="14">
    <w:abstractNumId w:val="9"/>
  </w:num>
  <w:num w:numId="15">
    <w:abstractNumId w:val="11"/>
  </w:num>
  <w:num w:numId="16">
    <w:abstractNumId w:val="22"/>
  </w:num>
  <w:num w:numId="17">
    <w:abstractNumId w:val="13"/>
  </w:num>
  <w:num w:numId="18">
    <w:abstractNumId w:val="7"/>
  </w:num>
  <w:num w:numId="19">
    <w:abstractNumId w:val="19"/>
  </w:num>
  <w:num w:numId="20">
    <w:abstractNumId w:val="15"/>
  </w:num>
  <w:num w:numId="21">
    <w:abstractNumId w:val="2"/>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
  </w:num>
  <w:num w:numId="25">
    <w:abstractNumId w:val="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ssa Smith (student)">
    <w15:presenceInfo w15:providerId="AD" w15:userId="S::m.smith.8@research.gla.ac.uk::c81a56e9-e737-4a0f-abb3-6a6636e79052"/>
  </w15:person>
  <w15:person w15:author="Andrew Baxter (student)">
    <w15:presenceInfo w15:providerId="AD" w15:userId="S::a.baxter.1@research.gla.ac.uk::b45e9002-b033-421d-a3d9-6d42475e9a3f"/>
  </w15:person>
  <w15:person w15:author="Marissa Smith (student) [2]">
    <w15:presenceInfo w15:providerId="AD" w15:userId="S-1-5-21-3392181128-250301629-2379905336-3134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hideSpellingErrors/>
  <w:hideGrammaticalErrors/>
  <w:proofState w:spelling="clean" w:grammar="clean"/>
  <w:linkStyle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0MjEytzAxMrawMLNU0lEKTi0uzszPAykwNK8FACZ6qiM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dz5vafapfvd5ex9fl5zxz5vr95ffzwp5pt&quot;&gt;My EndNote Library&lt;record-ids&gt;&lt;item&gt;370&lt;/item&gt;&lt;item&gt;638&lt;/item&gt;&lt;item&gt;642&lt;/item&gt;&lt;item&gt;650&lt;/item&gt;&lt;item&gt;678&lt;/item&gt;&lt;item&gt;682&lt;/item&gt;&lt;item&gt;684&lt;/item&gt;&lt;item&gt;685&lt;/item&gt;&lt;item&gt;690&lt;/item&gt;&lt;item&gt;711&lt;/item&gt;&lt;item&gt;712&lt;/item&gt;&lt;item&gt;733&lt;/item&gt;&lt;item&gt;941&lt;/item&gt;&lt;item&gt;964&lt;/item&gt;&lt;item&gt;970&lt;/item&gt;&lt;item&gt;971&lt;/item&gt;&lt;item&gt;972&lt;/item&gt;&lt;item&gt;973&lt;/item&gt;&lt;item&gt;974&lt;/item&gt;&lt;/record-ids&gt;&lt;/item&gt;&lt;/Libraries&gt;"/>
  </w:docVars>
  <w:rsids>
    <w:rsidRoot w:val="00C1042E"/>
    <w:rsid w:val="0000028E"/>
    <w:rsid w:val="000002D5"/>
    <w:rsid w:val="00002443"/>
    <w:rsid w:val="0000779D"/>
    <w:rsid w:val="0001005E"/>
    <w:rsid w:val="00010B04"/>
    <w:rsid w:val="000113FE"/>
    <w:rsid w:val="00012497"/>
    <w:rsid w:val="0001261C"/>
    <w:rsid w:val="000133E4"/>
    <w:rsid w:val="000141CD"/>
    <w:rsid w:val="00014312"/>
    <w:rsid w:val="0001495C"/>
    <w:rsid w:val="0001529A"/>
    <w:rsid w:val="00015AE9"/>
    <w:rsid w:val="00017695"/>
    <w:rsid w:val="00020344"/>
    <w:rsid w:val="00020F30"/>
    <w:rsid w:val="000224B0"/>
    <w:rsid w:val="0002334A"/>
    <w:rsid w:val="000239CA"/>
    <w:rsid w:val="00023C0E"/>
    <w:rsid w:val="000250AC"/>
    <w:rsid w:val="0002605B"/>
    <w:rsid w:val="000260D2"/>
    <w:rsid w:val="00026EB3"/>
    <w:rsid w:val="0003177C"/>
    <w:rsid w:val="000322E4"/>
    <w:rsid w:val="00032585"/>
    <w:rsid w:val="000333C9"/>
    <w:rsid w:val="00033AD8"/>
    <w:rsid w:val="00033C0D"/>
    <w:rsid w:val="000340AE"/>
    <w:rsid w:val="00034357"/>
    <w:rsid w:val="000364B7"/>
    <w:rsid w:val="000364BC"/>
    <w:rsid w:val="00041255"/>
    <w:rsid w:val="0004182C"/>
    <w:rsid w:val="00043F1D"/>
    <w:rsid w:val="00043FFD"/>
    <w:rsid w:val="00045DFE"/>
    <w:rsid w:val="0005006C"/>
    <w:rsid w:val="00050823"/>
    <w:rsid w:val="00051668"/>
    <w:rsid w:val="00053886"/>
    <w:rsid w:val="0005403A"/>
    <w:rsid w:val="00054092"/>
    <w:rsid w:val="00054465"/>
    <w:rsid w:val="00055A29"/>
    <w:rsid w:val="00061F86"/>
    <w:rsid w:val="00062FC2"/>
    <w:rsid w:val="00064CEB"/>
    <w:rsid w:val="00070191"/>
    <w:rsid w:val="00071049"/>
    <w:rsid w:val="0007254B"/>
    <w:rsid w:val="00073BDC"/>
    <w:rsid w:val="00075A5F"/>
    <w:rsid w:val="0007755C"/>
    <w:rsid w:val="000775BF"/>
    <w:rsid w:val="000810EF"/>
    <w:rsid w:val="00083A34"/>
    <w:rsid w:val="00083D76"/>
    <w:rsid w:val="0008563D"/>
    <w:rsid w:val="000862BA"/>
    <w:rsid w:val="00087EBE"/>
    <w:rsid w:val="00091337"/>
    <w:rsid w:val="000928C9"/>
    <w:rsid w:val="000934E7"/>
    <w:rsid w:val="00094797"/>
    <w:rsid w:val="00095131"/>
    <w:rsid w:val="00096194"/>
    <w:rsid w:val="000977E3"/>
    <w:rsid w:val="000A0D8D"/>
    <w:rsid w:val="000A24BC"/>
    <w:rsid w:val="000A3A96"/>
    <w:rsid w:val="000A406E"/>
    <w:rsid w:val="000A778C"/>
    <w:rsid w:val="000A7ED0"/>
    <w:rsid w:val="000B31BC"/>
    <w:rsid w:val="000B4D80"/>
    <w:rsid w:val="000C2105"/>
    <w:rsid w:val="000C39F9"/>
    <w:rsid w:val="000C4060"/>
    <w:rsid w:val="000C501D"/>
    <w:rsid w:val="000C5F9E"/>
    <w:rsid w:val="000C76B5"/>
    <w:rsid w:val="000C7869"/>
    <w:rsid w:val="000D00DB"/>
    <w:rsid w:val="000D14FC"/>
    <w:rsid w:val="000D5DCE"/>
    <w:rsid w:val="000D6D17"/>
    <w:rsid w:val="000D6F62"/>
    <w:rsid w:val="000D755C"/>
    <w:rsid w:val="000D7CD7"/>
    <w:rsid w:val="000E0011"/>
    <w:rsid w:val="000E03C6"/>
    <w:rsid w:val="000E149F"/>
    <w:rsid w:val="000E1F33"/>
    <w:rsid w:val="000E7068"/>
    <w:rsid w:val="000F140A"/>
    <w:rsid w:val="000F33EA"/>
    <w:rsid w:val="000F4E59"/>
    <w:rsid w:val="000F5183"/>
    <w:rsid w:val="000F5225"/>
    <w:rsid w:val="00100570"/>
    <w:rsid w:val="00101643"/>
    <w:rsid w:val="001024B7"/>
    <w:rsid w:val="00102ECD"/>
    <w:rsid w:val="00103E96"/>
    <w:rsid w:val="001103D9"/>
    <w:rsid w:val="001118DD"/>
    <w:rsid w:val="00115D8F"/>
    <w:rsid w:val="00115F19"/>
    <w:rsid w:val="00116087"/>
    <w:rsid w:val="001175ED"/>
    <w:rsid w:val="001222AE"/>
    <w:rsid w:val="001235D1"/>
    <w:rsid w:val="001239FE"/>
    <w:rsid w:val="00124206"/>
    <w:rsid w:val="001262C2"/>
    <w:rsid w:val="00126344"/>
    <w:rsid w:val="001313B0"/>
    <w:rsid w:val="00131907"/>
    <w:rsid w:val="001324D4"/>
    <w:rsid w:val="00133F06"/>
    <w:rsid w:val="00134CB7"/>
    <w:rsid w:val="00135BBF"/>
    <w:rsid w:val="00135CD5"/>
    <w:rsid w:val="00136027"/>
    <w:rsid w:val="00137BC1"/>
    <w:rsid w:val="00141D3D"/>
    <w:rsid w:val="001423A4"/>
    <w:rsid w:val="00142B44"/>
    <w:rsid w:val="001434C5"/>
    <w:rsid w:val="00145615"/>
    <w:rsid w:val="0014575A"/>
    <w:rsid w:val="00145802"/>
    <w:rsid w:val="00145DA1"/>
    <w:rsid w:val="00146986"/>
    <w:rsid w:val="0015184B"/>
    <w:rsid w:val="001555B5"/>
    <w:rsid w:val="00156CC9"/>
    <w:rsid w:val="00157CE8"/>
    <w:rsid w:val="0016041A"/>
    <w:rsid w:val="00161664"/>
    <w:rsid w:val="00162E86"/>
    <w:rsid w:val="00163081"/>
    <w:rsid w:val="00163E9D"/>
    <w:rsid w:val="00165288"/>
    <w:rsid w:val="0016593A"/>
    <w:rsid w:val="00167A70"/>
    <w:rsid w:val="001719FE"/>
    <w:rsid w:val="00172C7F"/>
    <w:rsid w:val="001737AA"/>
    <w:rsid w:val="001754FC"/>
    <w:rsid w:val="001758C9"/>
    <w:rsid w:val="0017707C"/>
    <w:rsid w:val="00180B5B"/>
    <w:rsid w:val="001825EA"/>
    <w:rsid w:val="00185504"/>
    <w:rsid w:val="001871F2"/>
    <w:rsid w:val="00187214"/>
    <w:rsid w:val="00190485"/>
    <w:rsid w:val="00190C05"/>
    <w:rsid w:val="00191D95"/>
    <w:rsid w:val="00192398"/>
    <w:rsid w:val="00192478"/>
    <w:rsid w:val="00192C77"/>
    <w:rsid w:val="00193742"/>
    <w:rsid w:val="001941ED"/>
    <w:rsid w:val="00197E4C"/>
    <w:rsid w:val="001A0920"/>
    <w:rsid w:val="001A3D21"/>
    <w:rsid w:val="001A3F4F"/>
    <w:rsid w:val="001A4B62"/>
    <w:rsid w:val="001A5386"/>
    <w:rsid w:val="001A6BCE"/>
    <w:rsid w:val="001A78F6"/>
    <w:rsid w:val="001B01A1"/>
    <w:rsid w:val="001B113D"/>
    <w:rsid w:val="001B1842"/>
    <w:rsid w:val="001B38D0"/>
    <w:rsid w:val="001B4385"/>
    <w:rsid w:val="001B4D81"/>
    <w:rsid w:val="001B6947"/>
    <w:rsid w:val="001C067F"/>
    <w:rsid w:val="001C127F"/>
    <w:rsid w:val="001C1E65"/>
    <w:rsid w:val="001C276D"/>
    <w:rsid w:val="001C4EA8"/>
    <w:rsid w:val="001D0235"/>
    <w:rsid w:val="001D0B07"/>
    <w:rsid w:val="001D3B3B"/>
    <w:rsid w:val="001D41C9"/>
    <w:rsid w:val="001D5969"/>
    <w:rsid w:val="001D6A04"/>
    <w:rsid w:val="001D6F1D"/>
    <w:rsid w:val="001D7DAF"/>
    <w:rsid w:val="001D7EBD"/>
    <w:rsid w:val="001E03A2"/>
    <w:rsid w:val="001E19D9"/>
    <w:rsid w:val="001E2EBD"/>
    <w:rsid w:val="001E372C"/>
    <w:rsid w:val="001E490E"/>
    <w:rsid w:val="001E4C67"/>
    <w:rsid w:val="001F194D"/>
    <w:rsid w:val="001F2BF9"/>
    <w:rsid w:val="001F3E9F"/>
    <w:rsid w:val="001F587F"/>
    <w:rsid w:val="001F646F"/>
    <w:rsid w:val="001F6CD9"/>
    <w:rsid w:val="00200538"/>
    <w:rsid w:val="0020094E"/>
    <w:rsid w:val="00200C03"/>
    <w:rsid w:val="00201AE8"/>
    <w:rsid w:val="00203B84"/>
    <w:rsid w:val="0020512D"/>
    <w:rsid w:val="0020797C"/>
    <w:rsid w:val="00211075"/>
    <w:rsid w:val="00211407"/>
    <w:rsid w:val="00212B38"/>
    <w:rsid w:val="00214005"/>
    <w:rsid w:val="00220B54"/>
    <w:rsid w:val="002218EB"/>
    <w:rsid w:val="00221C7B"/>
    <w:rsid w:val="00222496"/>
    <w:rsid w:val="00224893"/>
    <w:rsid w:val="002266FA"/>
    <w:rsid w:val="002270F1"/>
    <w:rsid w:val="00227453"/>
    <w:rsid w:val="00227636"/>
    <w:rsid w:val="00227B10"/>
    <w:rsid w:val="00233C57"/>
    <w:rsid w:val="002358F8"/>
    <w:rsid w:val="002365FD"/>
    <w:rsid w:val="00236B2F"/>
    <w:rsid w:val="00240DD6"/>
    <w:rsid w:val="00242897"/>
    <w:rsid w:val="0024421A"/>
    <w:rsid w:val="00251B62"/>
    <w:rsid w:val="00252C7D"/>
    <w:rsid w:val="00252DA2"/>
    <w:rsid w:val="002539C3"/>
    <w:rsid w:val="002611E2"/>
    <w:rsid w:val="00262686"/>
    <w:rsid w:val="00264195"/>
    <w:rsid w:val="00265014"/>
    <w:rsid w:val="00265DC7"/>
    <w:rsid w:val="002661F2"/>
    <w:rsid w:val="00266BB0"/>
    <w:rsid w:val="00273872"/>
    <w:rsid w:val="00273FC9"/>
    <w:rsid w:val="00274F57"/>
    <w:rsid w:val="0028117B"/>
    <w:rsid w:val="002819E4"/>
    <w:rsid w:val="00282D72"/>
    <w:rsid w:val="00283DFF"/>
    <w:rsid w:val="002856F5"/>
    <w:rsid w:val="002909EE"/>
    <w:rsid w:val="00291554"/>
    <w:rsid w:val="00293313"/>
    <w:rsid w:val="0029385E"/>
    <w:rsid w:val="00294AFE"/>
    <w:rsid w:val="00297747"/>
    <w:rsid w:val="002A03FB"/>
    <w:rsid w:val="002A1592"/>
    <w:rsid w:val="002A2D0C"/>
    <w:rsid w:val="002A44FE"/>
    <w:rsid w:val="002A58FA"/>
    <w:rsid w:val="002A761E"/>
    <w:rsid w:val="002B0875"/>
    <w:rsid w:val="002B15BE"/>
    <w:rsid w:val="002B16E3"/>
    <w:rsid w:val="002B2901"/>
    <w:rsid w:val="002B38C1"/>
    <w:rsid w:val="002B61F1"/>
    <w:rsid w:val="002B7C5B"/>
    <w:rsid w:val="002B7F3C"/>
    <w:rsid w:val="002C36E5"/>
    <w:rsid w:val="002C3701"/>
    <w:rsid w:val="002C591C"/>
    <w:rsid w:val="002C6161"/>
    <w:rsid w:val="002C7551"/>
    <w:rsid w:val="002C7A58"/>
    <w:rsid w:val="002D0D70"/>
    <w:rsid w:val="002D2C78"/>
    <w:rsid w:val="002D3B8B"/>
    <w:rsid w:val="002D43F5"/>
    <w:rsid w:val="002D53F9"/>
    <w:rsid w:val="002D5779"/>
    <w:rsid w:val="002D5978"/>
    <w:rsid w:val="002E0777"/>
    <w:rsid w:val="002E1591"/>
    <w:rsid w:val="002E261C"/>
    <w:rsid w:val="002E2D21"/>
    <w:rsid w:val="002E6FEA"/>
    <w:rsid w:val="002F0329"/>
    <w:rsid w:val="002F0F97"/>
    <w:rsid w:val="002F3268"/>
    <w:rsid w:val="002F38D7"/>
    <w:rsid w:val="002F5830"/>
    <w:rsid w:val="002F7332"/>
    <w:rsid w:val="00301B09"/>
    <w:rsid w:val="00301BB5"/>
    <w:rsid w:val="00306CF2"/>
    <w:rsid w:val="00306D42"/>
    <w:rsid w:val="00307840"/>
    <w:rsid w:val="00307CDA"/>
    <w:rsid w:val="003112AC"/>
    <w:rsid w:val="00311F2F"/>
    <w:rsid w:val="003137D5"/>
    <w:rsid w:val="00313FDC"/>
    <w:rsid w:val="00314440"/>
    <w:rsid w:val="00314A2B"/>
    <w:rsid w:val="00315011"/>
    <w:rsid w:val="00315C60"/>
    <w:rsid w:val="00317ACF"/>
    <w:rsid w:val="00317F10"/>
    <w:rsid w:val="00321CD8"/>
    <w:rsid w:val="00321CE8"/>
    <w:rsid w:val="0032264F"/>
    <w:rsid w:val="003234BE"/>
    <w:rsid w:val="003236C8"/>
    <w:rsid w:val="00323F81"/>
    <w:rsid w:val="00325503"/>
    <w:rsid w:val="0032614B"/>
    <w:rsid w:val="00327A2F"/>
    <w:rsid w:val="003308DE"/>
    <w:rsid w:val="00330FBE"/>
    <w:rsid w:val="00331DAF"/>
    <w:rsid w:val="00331E10"/>
    <w:rsid w:val="00332676"/>
    <w:rsid w:val="00332911"/>
    <w:rsid w:val="0033313F"/>
    <w:rsid w:val="0033363D"/>
    <w:rsid w:val="00333AF4"/>
    <w:rsid w:val="00333FD4"/>
    <w:rsid w:val="003349FC"/>
    <w:rsid w:val="00335E6C"/>
    <w:rsid w:val="00336EF5"/>
    <w:rsid w:val="0034105E"/>
    <w:rsid w:val="003422EC"/>
    <w:rsid w:val="00344F7C"/>
    <w:rsid w:val="00345363"/>
    <w:rsid w:val="00345490"/>
    <w:rsid w:val="00345922"/>
    <w:rsid w:val="0034705B"/>
    <w:rsid w:val="00347969"/>
    <w:rsid w:val="0035039E"/>
    <w:rsid w:val="00351B30"/>
    <w:rsid w:val="00351DB5"/>
    <w:rsid w:val="00353DA5"/>
    <w:rsid w:val="00354FA1"/>
    <w:rsid w:val="00355DB6"/>
    <w:rsid w:val="00356587"/>
    <w:rsid w:val="00356832"/>
    <w:rsid w:val="003605C5"/>
    <w:rsid w:val="0036282B"/>
    <w:rsid w:val="00362CE5"/>
    <w:rsid w:val="003677A1"/>
    <w:rsid w:val="003678A8"/>
    <w:rsid w:val="00370550"/>
    <w:rsid w:val="0037091A"/>
    <w:rsid w:val="00371068"/>
    <w:rsid w:val="00377D43"/>
    <w:rsid w:val="00380674"/>
    <w:rsid w:val="00380E11"/>
    <w:rsid w:val="00382661"/>
    <w:rsid w:val="00383941"/>
    <w:rsid w:val="00385128"/>
    <w:rsid w:val="00385246"/>
    <w:rsid w:val="00387223"/>
    <w:rsid w:val="00387587"/>
    <w:rsid w:val="00387BFD"/>
    <w:rsid w:val="0039032C"/>
    <w:rsid w:val="003908E3"/>
    <w:rsid w:val="00393BF7"/>
    <w:rsid w:val="00394867"/>
    <w:rsid w:val="00394935"/>
    <w:rsid w:val="00395D60"/>
    <w:rsid w:val="003970AF"/>
    <w:rsid w:val="00397AFF"/>
    <w:rsid w:val="00397EAC"/>
    <w:rsid w:val="00397F1E"/>
    <w:rsid w:val="003A02D2"/>
    <w:rsid w:val="003A48C5"/>
    <w:rsid w:val="003A6C85"/>
    <w:rsid w:val="003B174D"/>
    <w:rsid w:val="003B2927"/>
    <w:rsid w:val="003B6E10"/>
    <w:rsid w:val="003C0091"/>
    <w:rsid w:val="003C032B"/>
    <w:rsid w:val="003C244E"/>
    <w:rsid w:val="003C33F6"/>
    <w:rsid w:val="003C413D"/>
    <w:rsid w:val="003C5286"/>
    <w:rsid w:val="003C6111"/>
    <w:rsid w:val="003C62DE"/>
    <w:rsid w:val="003C654E"/>
    <w:rsid w:val="003D0CBF"/>
    <w:rsid w:val="003D2884"/>
    <w:rsid w:val="003D3E2E"/>
    <w:rsid w:val="003D3E34"/>
    <w:rsid w:val="003D54F7"/>
    <w:rsid w:val="003D55A5"/>
    <w:rsid w:val="003D5CC3"/>
    <w:rsid w:val="003E45D5"/>
    <w:rsid w:val="003E6496"/>
    <w:rsid w:val="003E7027"/>
    <w:rsid w:val="003E7694"/>
    <w:rsid w:val="003F0A13"/>
    <w:rsid w:val="003F0DF0"/>
    <w:rsid w:val="003F1F35"/>
    <w:rsid w:val="003F2D85"/>
    <w:rsid w:val="003F3147"/>
    <w:rsid w:val="003F38FA"/>
    <w:rsid w:val="003F3A74"/>
    <w:rsid w:val="003F42E8"/>
    <w:rsid w:val="003F435C"/>
    <w:rsid w:val="003F7EA3"/>
    <w:rsid w:val="00400FC4"/>
    <w:rsid w:val="004017AC"/>
    <w:rsid w:val="00401820"/>
    <w:rsid w:val="00402361"/>
    <w:rsid w:val="00403E4D"/>
    <w:rsid w:val="004065C3"/>
    <w:rsid w:val="00406C5B"/>
    <w:rsid w:val="00406D6C"/>
    <w:rsid w:val="00412CDE"/>
    <w:rsid w:val="00412E78"/>
    <w:rsid w:val="0041324C"/>
    <w:rsid w:val="00413273"/>
    <w:rsid w:val="0041519D"/>
    <w:rsid w:val="00415626"/>
    <w:rsid w:val="00415A57"/>
    <w:rsid w:val="00417803"/>
    <w:rsid w:val="004178C3"/>
    <w:rsid w:val="00417B20"/>
    <w:rsid w:val="004210DD"/>
    <w:rsid w:val="0042208C"/>
    <w:rsid w:val="0042231E"/>
    <w:rsid w:val="00422D8C"/>
    <w:rsid w:val="00422DE0"/>
    <w:rsid w:val="00424DCE"/>
    <w:rsid w:val="00425B6F"/>
    <w:rsid w:val="0042676B"/>
    <w:rsid w:val="00431322"/>
    <w:rsid w:val="0043197A"/>
    <w:rsid w:val="00434F1A"/>
    <w:rsid w:val="004379A2"/>
    <w:rsid w:val="0044087A"/>
    <w:rsid w:val="00442510"/>
    <w:rsid w:val="00442572"/>
    <w:rsid w:val="00442FB1"/>
    <w:rsid w:val="00444E1B"/>
    <w:rsid w:val="00446175"/>
    <w:rsid w:val="004462E1"/>
    <w:rsid w:val="00446EAE"/>
    <w:rsid w:val="00447162"/>
    <w:rsid w:val="004473BF"/>
    <w:rsid w:val="00451D82"/>
    <w:rsid w:val="004523EC"/>
    <w:rsid w:val="00452E6B"/>
    <w:rsid w:val="00453A17"/>
    <w:rsid w:val="00454E4E"/>
    <w:rsid w:val="00455F48"/>
    <w:rsid w:val="00457BF3"/>
    <w:rsid w:val="004633FA"/>
    <w:rsid w:val="00463592"/>
    <w:rsid w:val="004651E2"/>
    <w:rsid w:val="00467759"/>
    <w:rsid w:val="0047051C"/>
    <w:rsid w:val="0047067B"/>
    <w:rsid w:val="00470B2C"/>
    <w:rsid w:val="0047320E"/>
    <w:rsid w:val="00474721"/>
    <w:rsid w:val="00475CA2"/>
    <w:rsid w:val="0048051F"/>
    <w:rsid w:val="0048065B"/>
    <w:rsid w:val="004807A3"/>
    <w:rsid w:val="004807E7"/>
    <w:rsid w:val="004809EB"/>
    <w:rsid w:val="00481AA5"/>
    <w:rsid w:val="00481CBB"/>
    <w:rsid w:val="004876E6"/>
    <w:rsid w:val="0049475F"/>
    <w:rsid w:val="00494A98"/>
    <w:rsid w:val="004A0778"/>
    <w:rsid w:val="004A1A00"/>
    <w:rsid w:val="004A32DE"/>
    <w:rsid w:val="004A3AF4"/>
    <w:rsid w:val="004A438F"/>
    <w:rsid w:val="004A44F3"/>
    <w:rsid w:val="004A644F"/>
    <w:rsid w:val="004B034B"/>
    <w:rsid w:val="004B26DE"/>
    <w:rsid w:val="004B2B9D"/>
    <w:rsid w:val="004B5ED9"/>
    <w:rsid w:val="004B74EE"/>
    <w:rsid w:val="004B79F9"/>
    <w:rsid w:val="004C199D"/>
    <w:rsid w:val="004C2E6A"/>
    <w:rsid w:val="004C5E57"/>
    <w:rsid w:val="004C7E83"/>
    <w:rsid w:val="004D0889"/>
    <w:rsid w:val="004D2407"/>
    <w:rsid w:val="004D2915"/>
    <w:rsid w:val="004D4506"/>
    <w:rsid w:val="004D619A"/>
    <w:rsid w:val="004D68AC"/>
    <w:rsid w:val="004D6B10"/>
    <w:rsid w:val="004E05E8"/>
    <w:rsid w:val="004E3B56"/>
    <w:rsid w:val="004E6913"/>
    <w:rsid w:val="004E69E6"/>
    <w:rsid w:val="004E6E57"/>
    <w:rsid w:val="004E7A60"/>
    <w:rsid w:val="004F025B"/>
    <w:rsid w:val="004F0D5A"/>
    <w:rsid w:val="004F12C5"/>
    <w:rsid w:val="004F497B"/>
    <w:rsid w:val="005027A5"/>
    <w:rsid w:val="00505D32"/>
    <w:rsid w:val="005068DE"/>
    <w:rsid w:val="00510FD7"/>
    <w:rsid w:val="00514377"/>
    <w:rsid w:val="005154ED"/>
    <w:rsid w:val="00517AD4"/>
    <w:rsid w:val="00517E77"/>
    <w:rsid w:val="00520E82"/>
    <w:rsid w:val="00527F69"/>
    <w:rsid w:val="0053045B"/>
    <w:rsid w:val="005321D0"/>
    <w:rsid w:val="0053261B"/>
    <w:rsid w:val="00533FFD"/>
    <w:rsid w:val="005345A3"/>
    <w:rsid w:val="00534C25"/>
    <w:rsid w:val="005358DA"/>
    <w:rsid w:val="00536562"/>
    <w:rsid w:val="005421F1"/>
    <w:rsid w:val="0054254D"/>
    <w:rsid w:val="00542B93"/>
    <w:rsid w:val="00544A8E"/>
    <w:rsid w:val="00544C7D"/>
    <w:rsid w:val="0054633E"/>
    <w:rsid w:val="00550933"/>
    <w:rsid w:val="005510BA"/>
    <w:rsid w:val="00553929"/>
    <w:rsid w:val="005548AA"/>
    <w:rsid w:val="005560DE"/>
    <w:rsid w:val="005609C5"/>
    <w:rsid w:val="00560DA2"/>
    <w:rsid w:val="00561B16"/>
    <w:rsid w:val="00562A3D"/>
    <w:rsid w:val="005648DB"/>
    <w:rsid w:val="00565DBC"/>
    <w:rsid w:val="00567C36"/>
    <w:rsid w:val="00567D10"/>
    <w:rsid w:val="00567F27"/>
    <w:rsid w:val="005703F9"/>
    <w:rsid w:val="00570D12"/>
    <w:rsid w:val="00571D49"/>
    <w:rsid w:val="00572AEC"/>
    <w:rsid w:val="00572CFA"/>
    <w:rsid w:val="0057412F"/>
    <w:rsid w:val="00574834"/>
    <w:rsid w:val="00575882"/>
    <w:rsid w:val="00576617"/>
    <w:rsid w:val="005769F6"/>
    <w:rsid w:val="00576DBA"/>
    <w:rsid w:val="00581DE8"/>
    <w:rsid w:val="0058286A"/>
    <w:rsid w:val="00583B1A"/>
    <w:rsid w:val="005853BD"/>
    <w:rsid w:val="00585826"/>
    <w:rsid w:val="00586326"/>
    <w:rsid w:val="00586A45"/>
    <w:rsid w:val="00587E3E"/>
    <w:rsid w:val="005928F3"/>
    <w:rsid w:val="00592FE0"/>
    <w:rsid w:val="00593400"/>
    <w:rsid w:val="00594819"/>
    <w:rsid w:val="005A2613"/>
    <w:rsid w:val="005A5DD0"/>
    <w:rsid w:val="005A7205"/>
    <w:rsid w:val="005B0616"/>
    <w:rsid w:val="005B37D1"/>
    <w:rsid w:val="005B391D"/>
    <w:rsid w:val="005B3D3A"/>
    <w:rsid w:val="005B45B4"/>
    <w:rsid w:val="005B5C2F"/>
    <w:rsid w:val="005B7513"/>
    <w:rsid w:val="005B7E24"/>
    <w:rsid w:val="005C0416"/>
    <w:rsid w:val="005C0C9E"/>
    <w:rsid w:val="005C107B"/>
    <w:rsid w:val="005C19CA"/>
    <w:rsid w:val="005C207E"/>
    <w:rsid w:val="005C2B5C"/>
    <w:rsid w:val="005C58FD"/>
    <w:rsid w:val="005D03BA"/>
    <w:rsid w:val="005D0B71"/>
    <w:rsid w:val="005D2796"/>
    <w:rsid w:val="005D2C27"/>
    <w:rsid w:val="005D51AF"/>
    <w:rsid w:val="005D603B"/>
    <w:rsid w:val="005D6EF7"/>
    <w:rsid w:val="005D73E2"/>
    <w:rsid w:val="005E0B44"/>
    <w:rsid w:val="005E21E8"/>
    <w:rsid w:val="005E2A17"/>
    <w:rsid w:val="005E3F61"/>
    <w:rsid w:val="005E488E"/>
    <w:rsid w:val="005E4ED5"/>
    <w:rsid w:val="005E52E6"/>
    <w:rsid w:val="005E74B3"/>
    <w:rsid w:val="005F0761"/>
    <w:rsid w:val="005F344A"/>
    <w:rsid w:val="005F419B"/>
    <w:rsid w:val="00600838"/>
    <w:rsid w:val="0060096C"/>
    <w:rsid w:val="00600D94"/>
    <w:rsid w:val="00600E01"/>
    <w:rsid w:val="00602389"/>
    <w:rsid w:val="0060265F"/>
    <w:rsid w:val="00602C54"/>
    <w:rsid w:val="006038B7"/>
    <w:rsid w:val="00604C63"/>
    <w:rsid w:val="00604FF5"/>
    <w:rsid w:val="006052C1"/>
    <w:rsid w:val="006078C7"/>
    <w:rsid w:val="00607A8B"/>
    <w:rsid w:val="00620F11"/>
    <w:rsid w:val="00621FCE"/>
    <w:rsid w:val="00624749"/>
    <w:rsid w:val="00624E42"/>
    <w:rsid w:val="00624E68"/>
    <w:rsid w:val="00624EEE"/>
    <w:rsid w:val="006265C7"/>
    <w:rsid w:val="006277FE"/>
    <w:rsid w:val="00627FD9"/>
    <w:rsid w:val="006315A7"/>
    <w:rsid w:val="00632C32"/>
    <w:rsid w:val="00633365"/>
    <w:rsid w:val="00633620"/>
    <w:rsid w:val="0063510E"/>
    <w:rsid w:val="0063719D"/>
    <w:rsid w:val="006413CE"/>
    <w:rsid w:val="00642091"/>
    <w:rsid w:val="0064378B"/>
    <w:rsid w:val="00646805"/>
    <w:rsid w:val="006472DE"/>
    <w:rsid w:val="00650B61"/>
    <w:rsid w:val="0065105B"/>
    <w:rsid w:val="00654C31"/>
    <w:rsid w:val="00654E32"/>
    <w:rsid w:val="00655DCF"/>
    <w:rsid w:val="0066095C"/>
    <w:rsid w:val="006609A4"/>
    <w:rsid w:val="00662A50"/>
    <w:rsid w:val="00662A5A"/>
    <w:rsid w:val="006655DA"/>
    <w:rsid w:val="00665631"/>
    <w:rsid w:val="00666236"/>
    <w:rsid w:val="00666782"/>
    <w:rsid w:val="0066725F"/>
    <w:rsid w:val="0066737D"/>
    <w:rsid w:val="00671A60"/>
    <w:rsid w:val="0067226F"/>
    <w:rsid w:val="0067399B"/>
    <w:rsid w:val="00676623"/>
    <w:rsid w:val="00680727"/>
    <w:rsid w:val="00681922"/>
    <w:rsid w:val="00682116"/>
    <w:rsid w:val="00682626"/>
    <w:rsid w:val="00682655"/>
    <w:rsid w:val="00682723"/>
    <w:rsid w:val="00687358"/>
    <w:rsid w:val="00687933"/>
    <w:rsid w:val="00691E5B"/>
    <w:rsid w:val="006924BA"/>
    <w:rsid w:val="00693CD6"/>
    <w:rsid w:val="00694813"/>
    <w:rsid w:val="00696B20"/>
    <w:rsid w:val="00696F42"/>
    <w:rsid w:val="006A11B1"/>
    <w:rsid w:val="006A1CC9"/>
    <w:rsid w:val="006A2BDF"/>
    <w:rsid w:val="006A67F8"/>
    <w:rsid w:val="006A770A"/>
    <w:rsid w:val="006B08BB"/>
    <w:rsid w:val="006B3562"/>
    <w:rsid w:val="006B585F"/>
    <w:rsid w:val="006B66FD"/>
    <w:rsid w:val="006B6CDA"/>
    <w:rsid w:val="006B6D0D"/>
    <w:rsid w:val="006B74B5"/>
    <w:rsid w:val="006B763C"/>
    <w:rsid w:val="006C15C6"/>
    <w:rsid w:val="006C1915"/>
    <w:rsid w:val="006C2BEB"/>
    <w:rsid w:val="006C4527"/>
    <w:rsid w:val="006C4E48"/>
    <w:rsid w:val="006C5B15"/>
    <w:rsid w:val="006C5CD5"/>
    <w:rsid w:val="006D066E"/>
    <w:rsid w:val="006D107F"/>
    <w:rsid w:val="006D22F4"/>
    <w:rsid w:val="006D2301"/>
    <w:rsid w:val="006D315B"/>
    <w:rsid w:val="006D4F83"/>
    <w:rsid w:val="006D5F25"/>
    <w:rsid w:val="006D7271"/>
    <w:rsid w:val="006E09AB"/>
    <w:rsid w:val="006E1654"/>
    <w:rsid w:val="006E1D9B"/>
    <w:rsid w:val="006E24F5"/>
    <w:rsid w:val="006E3155"/>
    <w:rsid w:val="006E4435"/>
    <w:rsid w:val="006E51AE"/>
    <w:rsid w:val="006E5B9F"/>
    <w:rsid w:val="006E6370"/>
    <w:rsid w:val="006F21A7"/>
    <w:rsid w:val="006F2E29"/>
    <w:rsid w:val="006F4D8C"/>
    <w:rsid w:val="006F6B0B"/>
    <w:rsid w:val="006F7158"/>
    <w:rsid w:val="00703D49"/>
    <w:rsid w:val="0070690E"/>
    <w:rsid w:val="00711D72"/>
    <w:rsid w:val="007139BF"/>
    <w:rsid w:val="00713C0A"/>
    <w:rsid w:val="00714F69"/>
    <w:rsid w:val="00720A65"/>
    <w:rsid w:val="00721105"/>
    <w:rsid w:val="00721297"/>
    <w:rsid w:val="00722941"/>
    <w:rsid w:val="00723CEC"/>
    <w:rsid w:val="0072533F"/>
    <w:rsid w:val="0072607B"/>
    <w:rsid w:val="007262EE"/>
    <w:rsid w:val="0073132F"/>
    <w:rsid w:val="0073286A"/>
    <w:rsid w:val="00733216"/>
    <w:rsid w:val="00735057"/>
    <w:rsid w:val="00735AC8"/>
    <w:rsid w:val="0073600A"/>
    <w:rsid w:val="007364BD"/>
    <w:rsid w:val="0073697C"/>
    <w:rsid w:val="0073791E"/>
    <w:rsid w:val="007418E7"/>
    <w:rsid w:val="00742574"/>
    <w:rsid w:val="007436D7"/>
    <w:rsid w:val="00743BD0"/>
    <w:rsid w:val="00743C64"/>
    <w:rsid w:val="007461BA"/>
    <w:rsid w:val="007477A3"/>
    <w:rsid w:val="00750696"/>
    <w:rsid w:val="00752512"/>
    <w:rsid w:val="00752B72"/>
    <w:rsid w:val="00755383"/>
    <w:rsid w:val="00755783"/>
    <w:rsid w:val="007561CF"/>
    <w:rsid w:val="007569FE"/>
    <w:rsid w:val="00756C8C"/>
    <w:rsid w:val="00756F52"/>
    <w:rsid w:val="00760DA9"/>
    <w:rsid w:val="00763051"/>
    <w:rsid w:val="00763452"/>
    <w:rsid w:val="00763598"/>
    <w:rsid w:val="00764796"/>
    <w:rsid w:val="00766420"/>
    <w:rsid w:val="007705AD"/>
    <w:rsid w:val="007720A6"/>
    <w:rsid w:val="0077226B"/>
    <w:rsid w:val="00772B8C"/>
    <w:rsid w:val="00773243"/>
    <w:rsid w:val="00773DF5"/>
    <w:rsid w:val="00774AD4"/>
    <w:rsid w:val="00776790"/>
    <w:rsid w:val="007772D5"/>
    <w:rsid w:val="00777C00"/>
    <w:rsid w:val="0078015A"/>
    <w:rsid w:val="007801A7"/>
    <w:rsid w:val="00782CBB"/>
    <w:rsid w:val="0078417B"/>
    <w:rsid w:val="00786C10"/>
    <w:rsid w:val="00787430"/>
    <w:rsid w:val="00787DE4"/>
    <w:rsid w:val="00787F2D"/>
    <w:rsid w:val="0079022E"/>
    <w:rsid w:val="00790975"/>
    <w:rsid w:val="007917A2"/>
    <w:rsid w:val="007919D8"/>
    <w:rsid w:val="00791DFE"/>
    <w:rsid w:val="00793BAD"/>
    <w:rsid w:val="00794191"/>
    <w:rsid w:val="00794735"/>
    <w:rsid w:val="007956AC"/>
    <w:rsid w:val="007979E6"/>
    <w:rsid w:val="00797D62"/>
    <w:rsid w:val="007A0C1E"/>
    <w:rsid w:val="007A1EE3"/>
    <w:rsid w:val="007A2719"/>
    <w:rsid w:val="007A368F"/>
    <w:rsid w:val="007A3720"/>
    <w:rsid w:val="007A45F3"/>
    <w:rsid w:val="007A4807"/>
    <w:rsid w:val="007A6C8F"/>
    <w:rsid w:val="007A6EDB"/>
    <w:rsid w:val="007A7590"/>
    <w:rsid w:val="007B0474"/>
    <w:rsid w:val="007B17BF"/>
    <w:rsid w:val="007B3EEA"/>
    <w:rsid w:val="007B4F56"/>
    <w:rsid w:val="007B525D"/>
    <w:rsid w:val="007B5BE1"/>
    <w:rsid w:val="007B5EF5"/>
    <w:rsid w:val="007B5F21"/>
    <w:rsid w:val="007B6969"/>
    <w:rsid w:val="007C098E"/>
    <w:rsid w:val="007C0BCE"/>
    <w:rsid w:val="007C2FD1"/>
    <w:rsid w:val="007C7CFC"/>
    <w:rsid w:val="007D1154"/>
    <w:rsid w:val="007D2828"/>
    <w:rsid w:val="007D2CAB"/>
    <w:rsid w:val="007D4816"/>
    <w:rsid w:val="007D57B0"/>
    <w:rsid w:val="007D66CF"/>
    <w:rsid w:val="007D699A"/>
    <w:rsid w:val="007E16C4"/>
    <w:rsid w:val="007E17CD"/>
    <w:rsid w:val="007E1DD3"/>
    <w:rsid w:val="007E2215"/>
    <w:rsid w:val="007E23F6"/>
    <w:rsid w:val="007E2F49"/>
    <w:rsid w:val="007E31A9"/>
    <w:rsid w:val="007E3C8D"/>
    <w:rsid w:val="007E4746"/>
    <w:rsid w:val="007E6032"/>
    <w:rsid w:val="007E6893"/>
    <w:rsid w:val="007E6B01"/>
    <w:rsid w:val="007E71CA"/>
    <w:rsid w:val="007F14E7"/>
    <w:rsid w:val="007F4AA5"/>
    <w:rsid w:val="007F5297"/>
    <w:rsid w:val="007F54AA"/>
    <w:rsid w:val="007F57E2"/>
    <w:rsid w:val="007F6885"/>
    <w:rsid w:val="007F6F7D"/>
    <w:rsid w:val="007F703B"/>
    <w:rsid w:val="0080027F"/>
    <w:rsid w:val="00801B56"/>
    <w:rsid w:val="00803CFA"/>
    <w:rsid w:val="00806054"/>
    <w:rsid w:val="00807890"/>
    <w:rsid w:val="008129F4"/>
    <w:rsid w:val="008149F6"/>
    <w:rsid w:val="00815654"/>
    <w:rsid w:val="00815F75"/>
    <w:rsid w:val="00820ADC"/>
    <w:rsid w:val="00822CDC"/>
    <w:rsid w:val="00823708"/>
    <w:rsid w:val="00825868"/>
    <w:rsid w:val="00826C41"/>
    <w:rsid w:val="0083000B"/>
    <w:rsid w:val="00832167"/>
    <w:rsid w:val="00832464"/>
    <w:rsid w:val="00833B76"/>
    <w:rsid w:val="00835AAD"/>
    <w:rsid w:val="008363A7"/>
    <w:rsid w:val="00840110"/>
    <w:rsid w:val="00841912"/>
    <w:rsid w:val="00842A71"/>
    <w:rsid w:val="00842DE0"/>
    <w:rsid w:val="00845D8F"/>
    <w:rsid w:val="0084661F"/>
    <w:rsid w:val="00846D5C"/>
    <w:rsid w:val="00846F2F"/>
    <w:rsid w:val="008501BE"/>
    <w:rsid w:val="00850634"/>
    <w:rsid w:val="008512CD"/>
    <w:rsid w:val="008525E8"/>
    <w:rsid w:val="00852C6B"/>
    <w:rsid w:val="00853B85"/>
    <w:rsid w:val="00855327"/>
    <w:rsid w:val="0085633C"/>
    <w:rsid w:val="00857C59"/>
    <w:rsid w:val="00860D8A"/>
    <w:rsid w:val="0086121D"/>
    <w:rsid w:val="00861924"/>
    <w:rsid w:val="00863B16"/>
    <w:rsid w:val="0086439F"/>
    <w:rsid w:val="0086793F"/>
    <w:rsid w:val="00867A63"/>
    <w:rsid w:val="00870693"/>
    <w:rsid w:val="00872CEE"/>
    <w:rsid w:val="00872E33"/>
    <w:rsid w:val="00874007"/>
    <w:rsid w:val="0087537C"/>
    <w:rsid w:val="008756E6"/>
    <w:rsid w:val="00875DF4"/>
    <w:rsid w:val="00875F6F"/>
    <w:rsid w:val="00876294"/>
    <w:rsid w:val="00881355"/>
    <w:rsid w:val="00882651"/>
    <w:rsid w:val="00885422"/>
    <w:rsid w:val="00890D14"/>
    <w:rsid w:val="00891D8B"/>
    <w:rsid w:val="00892A13"/>
    <w:rsid w:val="00893EED"/>
    <w:rsid w:val="00894385"/>
    <w:rsid w:val="00897054"/>
    <w:rsid w:val="00897B42"/>
    <w:rsid w:val="008A1A1E"/>
    <w:rsid w:val="008A2BBE"/>
    <w:rsid w:val="008A32EB"/>
    <w:rsid w:val="008A35D0"/>
    <w:rsid w:val="008A5100"/>
    <w:rsid w:val="008A558E"/>
    <w:rsid w:val="008A5741"/>
    <w:rsid w:val="008A6C4C"/>
    <w:rsid w:val="008B060B"/>
    <w:rsid w:val="008B0877"/>
    <w:rsid w:val="008B7BE0"/>
    <w:rsid w:val="008B7F6A"/>
    <w:rsid w:val="008C213C"/>
    <w:rsid w:val="008C314F"/>
    <w:rsid w:val="008C3341"/>
    <w:rsid w:val="008C58B9"/>
    <w:rsid w:val="008C6D12"/>
    <w:rsid w:val="008D1A89"/>
    <w:rsid w:val="008D5393"/>
    <w:rsid w:val="008D707D"/>
    <w:rsid w:val="008D70A7"/>
    <w:rsid w:val="008E2960"/>
    <w:rsid w:val="008E340C"/>
    <w:rsid w:val="008E46C0"/>
    <w:rsid w:val="008E63F2"/>
    <w:rsid w:val="008F24CC"/>
    <w:rsid w:val="008F3F0F"/>
    <w:rsid w:val="008F45A8"/>
    <w:rsid w:val="008F642B"/>
    <w:rsid w:val="008F7FDE"/>
    <w:rsid w:val="00901C26"/>
    <w:rsid w:val="00901FC8"/>
    <w:rsid w:val="00905113"/>
    <w:rsid w:val="00906C3C"/>
    <w:rsid w:val="00907C74"/>
    <w:rsid w:val="00910848"/>
    <w:rsid w:val="00910FB1"/>
    <w:rsid w:val="00912B41"/>
    <w:rsid w:val="00912F5B"/>
    <w:rsid w:val="00913954"/>
    <w:rsid w:val="009142A8"/>
    <w:rsid w:val="00914C18"/>
    <w:rsid w:val="00915015"/>
    <w:rsid w:val="00917BB0"/>
    <w:rsid w:val="00920B50"/>
    <w:rsid w:val="00921728"/>
    <w:rsid w:val="009232EB"/>
    <w:rsid w:val="00927EE0"/>
    <w:rsid w:val="009300B3"/>
    <w:rsid w:val="00933EF6"/>
    <w:rsid w:val="0093497F"/>
    <w:rsid w:val="00935119"/>
    <w:rsid w:val="009369ED"/>
    <w:rsid w:val="00936FEC"/>
    <w:rsid w:val="00942790"/>
    <w:rsid w:val="00943D25"/>
    <w:rsid w:val="00947B6A"/>
    <w:rsid w:val="009507BA"/>
    <w:rsid w:val="00950959"/>
    <w:rsid w:val="00950A76"/>
    <w:rsid w:val="00952707"/>
    <w:rsid w:val="009529BF"/>
    <w:rsid w:val="009545A4"/>
    <w:rsid w:val="00954A6F"/>
    <w:rsid w:val="00954B4C"/>
    <w:rsid w:val="00954C59"/>
    <w:rsid w:val="00954D7E"/>
    <w:rsid w:val="00954EAB"/>
    <w:rsid w:val="009551FE"/>
    <w:rsid w:val="00955705"/>
    <w:rsid w:val="00955B53"/>
    <w:rsid w:val="00956087"/>
    <w:rsid w:val="00957C46"/>
    <w:rsid w:val="0096088A"/>
    <w:rsid w:val="00961635"/>
    <w:rsid w:val="009623ED"/>
    <w:rsid w:val="00962A0A"/>
    <w:rsid w:val="0096421C"/>
    <w:rsid w:val="0096601E"/>
    <w:rsid w:val="00973257"/>
    <w:rsid w:val="00973326"/>
    <w:rsid w:val="00974232"/>
    <w:rsid w:val="00974BA5"/>
    <w:rsid w:val="0097692C"/>
    <w:rsid w:val="00977952"/>
    <w:rsid w:val="009810B8"/>
    <w:rsid w:val="0098212D"/>
    <w:rsid w:val="00984506"/>
    <w:rsid w:val="00986FB6"/>
    <w:rsid w:val="009879E0"/>
    <w:rsid w:val="0099269D"/>
    <w:rsid w:val="00995311"/>
    <w:rsid w:val="00995A2C"/>
    <w:rsid w:val="009964F4"/>
    <w:rsid w:val="00996EFD"/>
    <w:rsid w:val="009A0807"/>
    <w:rsid w:val="009A1FA3"/>
    <w:rsid w:val="009A2185"/>
    <w:rsid w:val="009A69F0"/>
    <w:rsid w:val="009A78D5"/>
    <w:rsid w:val="009B07B1"/>
    <w:rsid w:val="009B2A7F"/>
    <w:rsid w:val="009B2B2C"/>
    <w:rsid w:val="009B3B37"/>
    <w:rsid w:val="009B4B1C"/>
    <w:rsid w:val="009B4F8A"/>
    <w:rsid w:val="009B59B3"/>
    <w:rsid w:val="009B749F"/>
    <w:rsid w:val="009C095B"/>
    <w:rsid w:val="009C0F41"/>
    <w:rsid w:val="009C1159"/>
    <w:rsid w:val="009C125B"/>
    <w:rsid w:val="009C42DB"/>
    <w:rsid w:val="009C4AC5"/>
    <w:rsid w:val="009C5B24"/>
    <w:rsid w:val="009C631F"/>
    <w:rsid w:val="009C7411"/>
    <w:rsid w:val="009D039F"/>
    <w:rsid w:val="009D116A"/>
    <w:rsid w:val="009D3984"/>
    <w:rsid w:val="009D4708"/>
    <w:rsid w:val="009D5B68"/>
    <w:rsid w:val="009D7853"/>
    <w:rsid w:val="009E0118"/>
    <w:rsid w:val="009E073D"/>
    <w:rsid w:val="009E2772"/>
    <w:rsid w:val="009E366D"/>
    <w:rsid w:val="009E4635"/>
    <w:rsid w:val="009E63C6"/>
    <w:rsid w:val="009E6821"/>
    <w:rsid w:val="009E7605"/>
    <w:rsid w:val="009F2B84"/>
    <w:rsid w:val="009F3BFD"/>
    <w:rsid w:val="009F5B69"/>
    <w:rsid w:val="009F713C"/>
    <w:rsid w:val="009F730F"/>
    <w:rsid w:val="00A0093D"/>
    <w:rsid w:val="00A010C4"/>
    <w:rsid w:val="00A01120"/>
    <w:rsid w:val="00A06456"/>
    <w:rsid w:val="00A0670D"/>
    <w:rsid w:val="00A06ABE"/>
    <w:rsid w:val="00A074AF"/>
    <w:rsid w:val="00A07DB5"/>
    <w:rsid w:val="00A1010F"/>
    <w:rsid w:val="00A124EE"/>
    <w:rsid w:val="00A16CA5"/>
    <w:rsid w:val="00A17F8B"/>
    <w:rsid w:val="00A228FB"/>
    <w:rsid w:val="00A24AA8"/>
    <w:rsid w:val="00A24F41"/>
    <w:rsid w:val="00A26979"/>
    <w:rsid w:val="00A2780A"/>
    <w:rsid w:val="00A34101"/>
    <w:rsid w:val="00A35DA0"/>
    <w:rsid w:val="00A3771A"/>
    <w:rsid w:val="00A4140F"/>
    <w:rsid w:val="00A42E18"/>
    <w:rsid w:val="00A4581E"/>
    <w:rsid w:val="00A47FD7"/>
    <w:rsid w:val="00A50171"/>
    <w:rsid w:val="00A50383"/>
    <w:rsid w:val="00A5171A"/>
    <w:rsid w:val="00A51B67"/>
    <w:rsid w:val="00A52682"/>
    <w:rsid w:val="00A528A6"/>
    <w:rsid w:val="00A53332"/>
    <w:rsid w:val="00A550BD"/>
    <w:rsid w:val="00A5719F"/>
    <w:rsid w:val="00A57D73"/>
    <w:rsid w:val="00A6060C"/>
    <w:rsid w:val="00A62694"/>
    <w:rsid w:val="00A62FB1"/>
    <w:rsid w:val="00A63BEB"/>
    <w:rsid w:val="00A645F1"/>
    <w:rsid w:val="00A65487"/>
    <w:rsid w:val="00A65684"/>
    <w:rsid w:val="00A660AB"/>
    <w:rsid w:val="00A66691"/>
    <w:rsid w:val="00A6704B"/>
    <w:rsid w:val="00A7089F"/>
    <w:rsid w:val="00A7127C"/>
    <w:rsid w:val="00A72048"/>
    <w:rsid w:val="00A721FF"/>
    <w:rsid w:val="00A72AA4"/>
    <w:rsid w:val="00A72CA7"/>
    <w:rsid w:val="00A75492"/>
    <w:rsid w:val="00A8080D"/>
    <w:rsid w:val="00A82EA6"/>
    <w:rsid w:val="00A87DF8"/>
    <w:rsid w:val="00A9029F"/>
    <w:rsid w:val="00A90C4A"/>
    <w:rsid w:val="00A9122C"/>
    <w:rsid w:val="00A9307F"/>
    <w:rsid w:val="00A94381"/>
    <w:rsid w:val="00A9665B"/>
    <w:rsid w:val="00AA3443"/>
    <w:rsid w:val="00AA42C4"/>
    <w:rsid w:val="00AA46DD"/>
    <w:rsid w:val="00AA4EC1"/>
    <w:rsid w:val="00AA5262"/>
    <w:rsid w:val="00AA7169"/>
    <w:rsid w:val="00AA7E89"/>
    <w:rsid w:val="00AB0E09"/>
    <w:rsid w:val="00AB17EF"/>
    <w:rsid w:val="00AB183E"/>
    <w:rsid w:val="00AB5FA7"/>
    <w:rsid w:val="00AB716D"/>
    <w:rsid w:val="00AC0142"/>
    <w:rsid w:val="00AC2343"/>
    <w:rsid w:val="00AC2AC6"/>
    <w:rsid w:val="00AC3C88"/>
    <w:rsid w:val="00AC6046"/>
    <w:rsid w:val="00AC60B8"/>
    <w:rsid w:val="00AC7B93"/>
    <w:rsid w:val="00AD34FC"/>
    <w:rsid w:val="00AD4F33"/>
    <w:rsid w:val="00AD6227"/>
    <w:rsid w:val="00AD6AE7"/>
    <w:rsid w:val="00AE0628"/>
    <w:rsid w:val="00AE255A"/>
    <w:rsid w:val="00AE2B12"/>
    <w:rsid w:val="00AE3129"/>
    <w:rsid w:val="00AE3829"/>
    <w:rsid w:val="00AE42EF"/>
    <w:rsid w:val="00AE5A45"/>
    <w:rsid w:val="00AE6207"/>
    <w:rsid w:val="00AE67C5"/>
    <w:rsid w:val="00AE6DBA"/>
    <w:rsid w:val="00AF0D94"/>
    <w:rsid w:val="00AF0F4E"/>
    <w:rsid w:val="00AF2431"/>
    <w:rsid w:val="00AF30CB"/>
    <w:rsid w:val="00AF736A"/>
    <w:rsid w:val="00B0179D"/>
    <w:rsid w:val="00B029D1"/>
    <w:rsid w:val="00B04865"/>
    <w:rsid w:val="00B0549E"/>
    <w:rsid w:val="00B117BC"/>
    <w:rsid w:val="00B12111"/>
    <w:rsid w:val="00B12385"/>
    <w:rsid w:val="00B14815"/>
    <w:rsid w:val="00B14C0B"/>
    <w:rsid w:val="00B15AB9"/>
    <w:rsid w:val="00B21EDA"/>
    <w:rsid w:val="00B239CD"/>
    <w:rsid w:val="00B33776"/>
    <w:rsid w:val="00B3607A"/>
    <w:rsid w:val="00B413AA"/>
    <w:rsid w:val="00B41FE2"/>
    <w:rsid w:val="00B4220D"/>
    <w:rsid w:val="00B46820"/>
    <w:rsid w:val="00B468BF"/>
    <w:rsid w:val="00B50387"/>
    <w:rsid w:val="00B522D2"/>
    <w:rsid w:val="00B52694"/>
    <w:rsid w:val="00B5517F"/>
    <w:rsid w:val="00B56FE7"/>
    <w:rsid w:val="00B57747"/>
    <w:rsid w:val="00B607F2"/>
    <w:rsid w:val="00B61E1C"/>
    <w:rsid w:val="00B622B5"/>
    <w:rsid w:val="00B63D22"/>
    <w:rsid w:val="00B64D6C"/>
    <w:rsid w:val="00B66903"/>
    <w:rsid w:val="00B67713"/>
    <w:rsid w:val="00B67865"/>
    <w:rsid w:val="00B67FD5"/>
    <w:rsid w:val="00B7178A"/>
    <w:rsid w:val="00B71CC8"/>
    <w:rsid w:val="00B73614"/>
    <w:rsid w:val="00B74321"/>
    <w:rsid w:val="00B7581D"/>
    <w:rsid w:val="00B76ECD"/>
    <w:rsid w:val="00B775A9"/>
    <w:rsid w:val="00B775AD"/>
    <w:rsid w:val="00B816E7"/>
    <w:rsid w:val="00B81775"/>
    <w:rsid w:val="00B821A7"/>
    <w:rsid w:val="00B8253C"/>
    <w:rsid w:val="00B830EF"/>
    <w:rsid w:val="00B9185C"/>
    <w:rsid w:val="00B92C88"/>
    <w:rsid w:val="00B97394"/>
    <w:rsid w:val="00BA03BE"/>
    <w:rsid w:val="00BA2935"/>
    <w:rsid w:val="00BA3FEE"/>
    <w:rsid w:val="00BA5103"/>
    <w:rsid w:val="00BA5A44"/>
    <w:rsid w:val="00BA6D36"/>
    <w:rsid w:val="00BA7669"/>
    <w:rsid w:val="00BA76C9"/>
    <w:rsid w:val="00BB05FF"/>
    <w:rsid w:val="00BB19AE"/>
    <w:rsid w:val="00BB261B"/>
    <w:rsid w:val="00BB269D"/>
    <w:rsid w:val="00BB26B8"/>
    <w:rsid w:val="00BB449D"/>
    <w:rsid w:val="00BB44E2"/>
    <w:rsid w:val="00BB64E6"/>
    <w:rsid w:val="00BC08A1"/>
    <w:rsid w:val="00BC138C"/>
    <w:rsid w:val="00BC2760"/>
    <w:rsid w:val="00BC3418"/>
    <w:rsid w:val="00BC3FF8"/>
    <w:rsid w:val="00BC55A2"/>
    <w:rsid w:val="00BC63AD"/>
    <w:rsid w:val="00BD1FE3"/>
    <w:rsid w:val="00BD2AD6"/>
    <w:rsid w:val="00BD3ACF"/>
    <w:rsid w:val="00BD3CD0"/>
    <w:rsid w:val="00BD40FE"/>
    <w:rsid w:val="00BD532F"/>
    <w:rsid w:val="00BD551F"/>
    <w:rsid w:val="00BD7925"/>
    <w:rsid w:val="00BE2387"/>
    <w:rsid w:val="00BE243C"/>
    <w:rsid w:val="00BE2EE2"/>
    <w:rsid w:val="00BE3E13"/>
    <w:rsid w:val="00BE6239"/>
    <w:rsid w:val="00BE6B0C"/>
    <w:rsid w:val="00BF0DB7"/>
    <w:rsid w:val="00BF1B1A"/>
    <w:rsid w:val="00BF1EFB"/>
    <w:rsid w:val="00BF20E7"/>
    <w:rsid w:val="00BF356C"/>
    <w:rsid w:val="00BF459D"/>
    <w:rsid w:val="00BF630E"/>
    <w:rsid w:val="00BF68B5"/>
    <w:rsid w:val="00BF6E9B"/>
    <w:rsid w:val="00BF70B4"/>
    <w:rsid w:val="00BF712D"/>
    <w:rsid w:val="00BF7E1A"/>
    <w:rsid w:val="00BF7E1E"/>
    <w:rsid w:val="00C010FD"/>
    <w:rsid w:val="00C018E0"/>
    <w:rsid w:val="00C02449"/>
    <w:rsid w:val="00C02901"/>
    <w:rsid w:val="00C02B73"/>
    <w:rsid w:val="00C04783"/>
    <w:rsid w:val="00C05B3E"/>
    <w:rsid w:val="00C06BA5"/>
    <w:rsid w:val="00C1042E"/>
    <w:rsid w:val="00C10A6F"/>
    <w:rsid w:val="00C120DD"/>
    <w:rsid w:val="00C1271C"/>
    <w:rsid w:val="00C13CD8"/>
    <w:rsid w:val="00C14883"/>
    <w:rsid w:val="00C1741A"/>
    <w:rsid w:val="00C17C9D"/>
    <w:rsid w:val="00C205B6"/>
    <w:rsid w:val="00C21057"/>
    <w:rsid w:val="00C21528"/>
    <w:rsid w:val="00C21AE9"/>
    <w:rsid w:val="00C21C0E"/>
    <w:rsid w:val="00C21D9D"/>
    <w:rsid w:val="00C23613"/>
    <w:rsid w:val="00C2367E"/>
    <w:rsid w:val="00C2389B"/>
    <w:rsid w:val="00C247E1"/>
    <w:rsid w:val="00C25915"/>
    <w:rsid w:val="00C262D7"/>
    <w:rsid w:val="00C279D8"/>
    <w:rsid w:val="00C31CEF"/>
    <w:rsid w:val="00C3316F"/>
    <w:rsid w:val="00C36D1C"/>
    <w:rsid w:val="00C377FB"/>
    <w:rsid w:val="00C40505"/>
    <w:rsid w:val="00C40F33"/>
    <w:rsid w:val="00C41F34"/>
    <w:rsid w:val="00C422AD"/>
    <w:rsid w:val="00C42EE4"/>
    <w:rsid w:val="00C440AC"/>
    <w:rsid w:val="00C464E2"/>
    <w:rsid w:val="00C52498"/>
    <w:rsid w:val="00C55093"/>
    <w:rsid w:val="00C55576"/>
    <w:rsid w:val="00C5636B"/>
    <w:rsid w:val="00C577FD"/>
    <w:rsid w:val="00C57A45"/>
    <w:rsid w:val="00C615C9"/>
    <w:rsid w:val="00C63D2E"/>
    <w:rsid w:val="00C647F6"/>
    <w:rsid w:val="00C652C8"/>
    <w:rsid w:val="00C66B0C"/>
    <w:rsid w:val="00C676C3"/>
    <w:rsid w:val="00C67B14"/>
    <w:rsid w:val="00C71DD3"/>
    <w:rsid w:val="00C722CB"/>
    <w:rsid w:val="00C729EC"/>
    <w:rsid w:val="00C73910"/>
    <w:rsid w:val="00C7422D"/>
    <w:rsid w:val="00C74863"/>
    <w:rsid w:val="00C76A7A"/>
    <w:rsid w:val="00C76ABF"/>
    <w:rsid w:val="00C8473D"/>
    <w:rsid w:val="00C851B5"/>
    <w:rsid w:val="00C86980"/>
    <w:rsid w:val="00C9020E"/>
    <w:rsid w:val="00C92378"/>
    <w:rsid w:val="00C92937"/>
    <w:rsid w:val="00C92E5F"/>
    <w:rsid w:val="00C9319D"/>
    <w:rsid w:val="00C93B1E"/>
    <w:rsid w:val="00C96E09"/>
    <w:rsid w:val="00CA1295"/>
    <w:rsid w:val="00CA18EF"/>
    <w:rsid w:val="00CA6F6A"/>
    <w:rsid w:val="00CA772E"/>
    <w:rsid w:val="00CB0A45"/>
    <w:rsid w:val="00CB0DAE"/>
    <w:rsid w:val="00CB1168"/>
    <w:rsid w:val="00CB1340"/>
    <w:rsid w:val="00CB2437"/>
    <w:rsid w:val="00CB3202"/>
    <w:rsid w:val="00CB5E22"/>
    <w:rsid w:val="00CB6933"/>
    <w:rsid w:val="00CC0A25"/>
    <w:rsid w:val="00CC2D3D"/>
    <w:rsid w:val="00CC5E8F"/>
    <w:rsid w:val="00CD4A91"/>
    <w:rsid w:val="00CD500C"/>
    <w:rsid w:val="00CD55E7"/>
    <w:rsid w:val="00CE0E64"/>
    <w:rsid w:val="00CE0FE9"/>
    <w:rsid w:val="00CE16A0"/>
    <w:rsid w:val="00CE5258"/>
    <w:rsid w:val="00CE55AA"/>
    <w:rsid w:val="00CE6859"/>
    <w:rsid w:val="00CF205C"/>
    <w:rsid w:val="00CF2DC7"/>
    <w:rsid w:val="00CF3961"/>
    <w:rsid w:val="00CF3EC5"/>
    <w:rsid w:val="00CF44AB"/>
    <w:rsid w:val="00CF4874"/>
    <w:rsid w:val="00CF5584"/>
    <w:rsid w:val="00CF5B41"/>
    <w:rsid w:val="00CF6590"/>
    <w:rsid w:val="00CF7528"/>
    <w:rsid w:val="00CF7956"/>
    <w:rsid w:val="00D009EA"/>
    <w:rsid w:val="00D01882"/>
    <w:rsid w:val="00D03B37"/>
    <w:rsid w:val="00D03C6C"/>
    <w:rsid w:val="00D03D95"/>
    <w:rsid w:val="00D06652"/>
    <w:rsid w:val="00D06D10"/>
    <w:rsid w:val="00D10DFC"/>
    <w:rsid w:val="00D21318"/>
    <w:rsid w:val="00D2161C"/>
    <w:rsid w:val="00D218DD"/>
    <w:rsid w:val="00D2367D"/>
    <w:rsid w:val="00D236C5"/>
    <w:rsid w:val="00D27C28"/>
    <w:rsid w:val="00D3087C"/>
    <w:rsid w:val="00D30CF8"/>
    <w:rsid w:val="00D323DA"/>
    <w:rsid w:val="00D4022C"/>
    <w:rsid w:val="00D42FC0"/>
    <w:rsid w:val="00D43826"/>
    <w:rsid w:val="00D43EF0"/>
    <w:rsid w:val="00D46C01"/>
    <w:rsid w:val="00D478B7"/>
    <w:rsid w:val="00D554F8"/>
    <w:rsid w:val="00D56B42"/>
    <w:rsid w:val="00D57EFB"/>
    <w:rsid w:val="00D61FB4"/>
    <w:rsid w:val="00D62A28"/>
    <w:rsid w:val="00D6367C"/>
    <w:rsid w:val="00D6528D"/>
    <w:rsid w:val="00D67C5B"/>
    <w:rsid w:val="00D711C2"/>
    <w:rsid w:val="00D72701"/>
    <w:rsid w:val="00D72FF9"/>
    <w:rsid w:val="00D73FCD"/>
    <w:rsid w:val="00D75CF0"/>
    <w:rsid w:val="00D81AE5"/>
    <w:rsid w:val="00D8536C"/>
    <w:rsid w:val="00D85E64"/>
    <w:rsid w:val="00D8742A"/>
    <w:rsid w:val="00D93B98"/>
    <w:rsid w:val="00D94D93"/>
    <w:rsid w:val="00D94DDB"/>
    <w:rsid w:val="00D976A8"/>
    <w:rsid w:val="00DA1326"/>
    <w:rsid w:val="00DA2817"/>
    <w:rsid w:val="00DA2A85"/>
    <w:rsid w:val="00DA33E1"/>
    <w:rsid w:val="00DA36E6"/>
    <w:rsid w:val="00DA44B4"/>
    <w:rsid w:val="00DA460A"/>
    <w:rsid w:val="00DA5E13"/>
    <w:rsid w:val="00DA64C3"/>
    <w:rsid w:val="00DB1555"/>
    <w:rsid w:val="00DB20C9"/>
    <w:rsid w:val="00DB221D"/>
    <w:rsid w:val="00DB4748"/>
    <w:rsid w:val="00DB64AC"/>
    <w:rsid w:val="00DB69CD"/>
    <w:rsid w:val="00DB717D"/>
    <w:rsid w:val="00DC10BB"/>
    <w:rsid w:val="00DC2142"/>
    <w:rsid w:val="00DC21B1"/>
    <w:rsid w:val="00DC2C23"/>
    <w:rsid w:val="00DC4ACE"/>
    <w:rsid w:val="00DC5476"/>
    <w:rsid w:val="00DC67CA"/>
    <w:rsid w:val="00DD01FE"/>
    <w:rsid w:val="00DD2751"/>
    <w:rsid w:val="00DD2854"/>
    <w:rsid w:val="00DD42CD"/>
    <w:rsid w:val="00DD5071"/>
    <w:rsid w:val="00DD7A4D"/>
    <w:rsid w:val="00DE0820"/>
    <w:rsid w:val="00DF10D7"/>
    <w:rsid w:val="00DF2F0C"/>
    <w:rsid w:val="00DF3B87"/>
    <w:rsid w:val="00E0001F"/>
    <w:rsid w:val="00E0245C"/>
    <w:rsid w:val="00E025B9"/>
    <w:rsid w:val="00E029D3"/>
    <w:rsid w:val="00E02D0C"/>
    <w:rsid w:val="00E03989"/>
    <w:rsid w:val="00E047CF"/>
    <w:rsid w:val="00E048CD"/>
    <w:rsid w:val="00E0509F"/>
    <w:rsid w:val="00E05CAA"/>
    <w:rsid w:val="00E102D9"/>
    <w:rsid w:val="00E11004"/>
    <w:rsid w:val="00E149B1"/>
    <w:rsid w:val="00E15D48"/>
    <w:rsid w:val="00E17C31"/>
    <w:rsid w:val="00E20067"/>
    <w:rsid w:val="00E204D3"/>
    <w:rsid w:val="00E207DE"/>
    <w:rsid w:val="00E22CF9"/>
    <w:rsid w:val="00E22E55"/>
    <w:rsid w:val="00E23912"/>
    <w:rsid w:val="00E24EC6"/>
    <w:rsid w:val="00E25374"/>
    <w:rsid w:val="00E26753"/>
    <w:rsid w:val="00E268E7"/>
    <w:rsid w:val="00E26AD4"/>
    <w:rsid w:val="00E300B8"/>
    <w:rsid w:val="00E30B10"/>
    <w:rsid w:val="00E32B44"/>
    <w:rsid w:val="00E33F1A"/>
    <w:rsid w:val="00E35B5C"/>
    <w:rsid w:val="00E36BBA"/>
    <w:rsid w:val="00E37B34"/>
    <w:rsid w:val="00E406B6"/>
    <w:rsid w:val="00E44C97"/>
    <w:rsid w:val="00E468A1"/>
    <w:rsid w:val="00E50231"/>
    <w:rsid w:val="00E50932"/>
    <w:rsid w:val="00E66333"/>
    <w:rsid w:val="00E671A2"/>
    <w:rsid w:val="00E67AEA"/>
    <w:rsid w:val="00E71DA9"/>
    <w:rsid w:val="00E72229"/>
    <w:rsid w:val="00E76EE9"/>
    <w:rsid w:val="00E84C83"/>
    <w:rsid w:val="00E85598"/>
    <w:rsid w:val="00E85C99"/>
    <w:rsid w:val="00E864F2"/>
    <w:rsid w:val="00E902C9"/>
    <w:rsid w:val="00E90592"/>
    <w:rsid w:val="00E920D1"/>
    <w:rsid w:val="00E93810"/>
    <w:rsid w:val="00E941BD"/>
    <w:rsid w:val="00E945FA"/>
    <w:rsid w:val="00EA177E"/>
    <w:rsid w:val="00EA429B"/>
    <w:rsid w:val="00EA4B28"/>
    <w:rsid w:val="00EA73CB"/>
    <w:rsid w:val="00EA7EA0"/>
    <w:rsid w:val="00EB0577"/>
    <w:rsid w:val="00EB1C2A"/>
    <w:rsid w:val="00EB1FE3"/>
    <w:rsid w:val="00EB4006"/>
    <w:rsid w:val="00EB4053"/>
    <w:rsid w:val="00EB44C4"/>
    <w:rsid w:val="00EB565D"/>
    <w:rsid w:val="00EB71AD"/>
    <w:rsid w:val="00EC19E8"/>
    <w:rsid w:val="00EC3B2C"/>
    <w:rsid w:val="00EC47AB"/>
    <w:rsid w:val="00EC526B"/>
    <w:rsid w:val="00EC5717"/>
    <w:rsid w:val="00EC5F41"/>
    <w:rsid w:val="00EC6477"/>
    <w:rsid w:val="00EC67CD"/>
    <w:rsid w:val="00EC6F7D"/>
    <w:rsid w:val="00EC7F41"/>
    <w:rsid w:val="00ED14A3"/>
    <w:rsid w:val="00ED2EC4"/>
    <w:rsid w:val="00ED4735"/>
    <w:rsid w:val="00ED5D48"/>
    <w:rsid w:val="00ED7131"/>
    <w:rsid w:val="00EE007B"/>
    <w:rsid w:val="00EE416A"/>
    <w:rsid w:val="00EE5E10"/>
    <w:rsid w:val="00EE6353"/>
    <w:rsid w:val="00EF004E"/>
    <w:rsid w:val="00EF03D5"/>
    <w:rsid w:val="00EF03F8"/>
    <w:rsid w:val="00EF0438"/>
    <w:rsid w:val="00EF2E44"/>
    <w:rsid w:val="00EF31FD"/>
    <w:rsid w:val="00EF5659"/>
    <w:rsid w:val="00EF6D6A"/>
    <w:rsid w:val="00EF77DA"/>
    <w:rsid w:val="00F02ABA"/>
    <w:rsid w:val="00F03FF9"/>
    <w:rsid w:val="00F05665"/>
    <w:rsid w:val="00F07C0C"/>
    <w:rsid w:val="00F107BA"/>
    <w:rsid w:val="00F11F5C"/>
    <w:rsid w:val="00F14086"/>
    <w:rsid w:val="00F16F9B"/>
    <w:rsid w:val="00F172EE"/>
    <w:rsid w:val="00F173D1"/>
    <w:rsid w:val="00F20455"/>
    <w:rsid w:val="00F207A3"/>
    <w:rsid w:val="00F22B06"/>
    <w:rsid w:val="00F23315"/>
    <w:rsid w:val="00F2377C"/>
    <w:rsid w:val="00F26826"/>
    <w:rsid w:val="00F277B3"/>
    <w:rsid w:val="00F27F37"/>
    <w:rsid w:val="00F30516"/>
    <w:rsid w:val="00F308A5"/>
    <w:rsid w:val="00F30BB5"/>
    <w:rsid w:val="00F33CBF"/>
    <w:rsid w:val="00F33E29"/>
    <w:rsid w:val="00F34273"/>
    <w:rsid w:val="00F4030C"/>
    <w:rsid w:val="00F41DEE"/>
    <w:rsid w:val="00F433DD"/>
    <w:rsid w:val="00F434F6"/>
    <w:rsid w:val="00F43EFF"/>
    <w:rsid w:val="00F4462F"/>
    <w:rsid w:val="00F44FD2"/>
    <w:rsid w:val="00F46218"/>
    <w:rsid w:val="00F46558"/>
    <w:rsid w:val="00F50032"/>
    <w:rsid w:val="00F50603"/>
    <w:rsid w:val="00F50FE2"/>
    <w:rsid w:val="00F5277E"/>
    <w:rsid w:val="00F52866"/>
    <w:rsid w:val="00F55064"/>
    <w:rsid w:val="00F56641"/>
    <w:rsid w:val="00F572A7"/>
    <w:rsid w:val="00F6231A"/>
    <w:rsid w:val="00F62678"/>
    <w:rsid w:val="00F64ECB"/>
    <w:rsid w:val="00F66CE5"/>
    <w:rsid w:val="00F6733A"/>
    <w:rsid w:val="00F67824"/>
    <w:rsid w:val="00F71292"/>
    <w:rsid w:val="00F71EFA"/>
    <w:rsid w:val="00F741C4"/>
    <w:rsid w:val="00F76AA8"/>
    <w:rsid w:val="00F77387"/>
    <w:rsid w:val="00F805C6"/>
    <w:rsid w:val="00F80E8F"/>
    <w:rsid w:val="00F83527"/>
    <w:rsid w:val="00F83541"/>
    <w:rsid w:val="00F835CA"/>
    <w:rsid w:val="00F83AA2"/>
    <w:rsid w:val="00F840B0"/>
    <w:rsid w:val="00F86331"/>
    <w:rsid w:val="00F868D0"/>
    <w:rsid w:val="00F91B8C"/>
    <w:rsid w:val="00F91FF0"/>
    <w:rsid w:val="00F930B5"/>
    <w:rsid w:val="00F9659C"/>
    <w:rsid w:val="00F979EF"/>
    <w:rsid w:val="00FA1CA5"/>
    <w:rsid w:val="00FA2885"/>
    <w:rsid w:val="00FA37A3"/>
    <w:rsid w:val="00FA4FEC"/>
    <w:rsid w:val="00FA5617"/>
    <w:rsid w:val="00FA646A"/>
    <w:rsid w:val="00FB1094"/>
    <w:rsid w:val="00FB1C98"/>
    <w:rsid w:val="00FB3A5A"/>
    <w:rsid w:val="00FC185F"/>
    <w:rsid w:val="00FC2705"/>
    <w:rsid w:val="00FC3518"/>
    <w:rsid w:val="00FC47E6"/>
    <w:rsid w:val="00FC634C"/>
    <w:rsid w:val="00FC75D4"/>
    <w:rsid w:val="00FD0284"/>
    <w:rsid w:val="00FD094A"/>
    <w:rsid w:val="00FD2E3B"/>
    <w:rsid w:val="00FD4731"/>
    <w:rsid w:val="00FD5692"/>
    <w:rsid w:val="00FD6567"/>
    <w:rsid w:val="00FD6AF0"/>
    <w:rsid w:val="00FD72EF"/>
    <w:rsid w:val="00FD7ABF"/>
    <w:rsid w:val="00FD7CCE"/>
    <w:rsid w:val="00FE1375"/>
    <w:rsid w:val="00FE2B10"/>
    <w:rsid w:val="00FE311B"/>
    <w:rsid w:val="00FE3BB8"/>
    <w:rsid w:val="00FE4509"/>
    <w:rsid w:val="00FE5879"/>
    <w:rsid w:val="00FE5DF4"/>
    <w:rsid w:val="00FF098D"/>
    <w:rsid w:val="00FF2674"/>
    <w:rsid w:val="00FF26C8"/>
    <w:rsid w:val="00FF3F10"/>
    <w:rsid w:val="00FF4E78"/>
    <w:rsid w:val="00FF5BD6"/>
    <w:rsid w:val="00FF5D6F"/>
    <w:rsid w:val="00FF6437"/>
    <w:rsid w:val="00FF70E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649C3"/>
  <w15:chartTrackingRefBased/>
  <w15:docId w15:val="{8BEF2955-05D0-4B5D-9BCF-D428E77E4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24EC6"/>
    <w:rPr>
      <w:rFonts w:ascii="Arial" w:eastAsiaTheme="minorEastAsia" w:hAnsi="Arial" w:cs="Arial"/>
      <w:sz w:val="24"/>
      <w:szCs w:val="24"/>
      <w:lang w:eastAsia="ja-JP"/>
    </w:rPr>
  </w:style>
  <w:style w:type="paragraph" w:styleId="Heading1">
    <w:name w:val="heading 1"/>
    <w:basedOn w:val="Normal"/>
    <w:next w:val="BodyText"/>
    <w:link w:val="Heading1Char"/>
    <w:uiPriority w:val="4"/>
    <w:qFormat/>
    <w:rsid w:val="00E24EC6"/>
    <w:pPr>
      <w:keepNext/>
      <w:keepLines/>
      <w:spacing w:after="360" w:line="240" w:lineRule="auto"/>
      <w:outlineLvl w:val="0"/>
    </w:pPr>
    <w:rPr>
      <w:rFonts w:eastAsiaTheme="majorEastAsia" w:cstheme="majorBidi"/>
      <w:b/>
      <w:kern w:val="28"/>
      <w:sz w:val="36"/>
      <w:szCs w:val="32"/>
    </w:rPr>
  </w:style>
  <w:style w:type="paragraph" w:styleId="Heading2">
    <w:name w:val="heading 2"/>
    <w:basedOn w:val="Normal"/>
    <w:next w:val="BodyText"/>
    <w:link w:val="Heading2Char"/>
    <w:uiPriority w:val="4"/>
    <w:qFormat/>
    <w:rsid w:val="00E24EC6"/>
    <w:pPr>
      <w:keepNext/>
      <w:keepLines/>
      <w:spacing w:after="360" w:line="240" w:lineRule="auto"/>
      <w:outlineLvl w:val="1"/>
    </w:pPr>
    <w:rPr>
      <w:rFonts w:eastAsiaTheme="majorEastAsia" w:cstheme="majorBidi"/>
      <w:b/>
      <w:kern w:val="28"/>
      <w:sz w:val="32"/>
      <w:szCs w:val="26"/>
    </w:rPr>
  </w:style>
  <w:style w:type="paragraph" w:styleId="Heading3">
    <w:name w:val="heading 3"/>
    <w:basedOn w:val="Normal"/>
    <w:next w:val="BodyText"/>
    <w:link w:val="Heading3Char"/>
    <w:uiPriority w:val="4"/>
    <w:qFormat/>
    <w:rsid w:val="00E24EC6"/>
    <w:pPr>
      <w:keepNext/>
      <w:keepLines/>
      <w:spacing w:after="360" w:line="240" w:lineRule="auto"/>
      <w:outlineLvl w:val="2"/>
    </w:pPr>
    <w:rPr>
      <w:rFonts w:eastAsiaTheme="majorEastAsia" w:cstheme="majorBidi"/>
      <w:b/>
      <w:kern w:val="28"/>
      <w:sz w:val="28"/>
    </w:rPr>
  </w:style>
  <w:style w:type="paragraph" w:styleId="Heading4">
    <w:name w:val="heading 4"/>
    <w:basedOn w:val="BodyText"/>
    <w:next w:val="Normal"/>
    <w:link w:val="Heading4Char"/>
    <w:uiPriority w:val="4"/>
    <w:unhideWhenUsed/>
    <w:qFormat/>
    <w:rsid w:val="00E24EC6"/>
    <w:pPr>
      <w:keepNext/>
      <w:keepLines/>
      <w:spacing w:line="240" w:lineRule="auto"/>
      <w:outlineLvl w:val="3"/>
    </w:pPr>
    <w:rPr>
      <w:rFonts w:eastAsiaTheme="majorEastAsia" w:cstheme="majorBidi"/>
      <w:b/>
      <w:iCs/>
    </w:rPr>
  </w:style>
  <w:style w:type="paragraph" w:styleId="Heading5">
    <w:name w:val="heading 5"/>
    <w:basedOn w:val="Normal"/>
    <w:next w:val="Normal"/>
    <w:link w:val="Heading5Char"/>
    <w:uiPriority w:val="4"/>
    <w:semiHidden/>
    <w:unhideWhenUsed/>
    <w:qFormat/>
    <w:rsid w:val="00E24EC6"/>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24EC6"/>
    <w:pPr>
      <w:keepNext/>
      <w:keepLines/>
      <w:numPr>
        <w:ilvl w:val="5"/>
        <w:numId w:val="2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24EC6"/>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24EC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4EC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E24E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24EC6"/>
  </w:style>
  <w:style w:type="character" w:customStyle="1" w:styleId="Heading1Char">
    <w:name w:val="Heading 1 Char"/>
    <w:basedOn w:val="DefaultParagraphFont"/>
    <w:link w:val="Heading1"/>
    <w:uiPriority w:val="4"/>
    <w:rsid w:val="00E24EC6"/>
    <w:rPr>
      <w:rFonts w:ascii="Arial" w:eastAsiaTheme="majorEastAsia" w:hAnsi="Arial" w:cstheme="majorBidi"/>
      <w:b/>
      <w:kern w:val="28"/>
      <w:sz w:val="36"/>
      <w:szCs w:val="32"/>
      <w:lang w:eastAsia="ja-JP"/>
    </w:rPr>
  </w:style>
  <w:style w:type="character" w:customStyle="1" w:styleId="Heading2Char">
    <w:name w:val="Heading 2 Char"/>
    <w:basedOn w:val="DefaultParagraphFont"/>
    <w:link w:val="Heading2"/>
    <w:uiPriority w:val="4"/>
    <w:rsid w:val="00E24EC6"/>
    <w:rPr>
      <w:rFonts w:ascii="Arial" w:eastAsiaTheme="majorEastAsia" w:hAnsi="Arial" w:cstheme="majorBidi"/>
      <w:b/>
      <w:kern w:val="28"/>
      <w:sz w:val="32"/>
      <w:szCs w:val="26"/>
      <w:lang w:eastAsia="ja-JP"/>
    </w:rPr>
  </w:style>
  <w:style w:type="paragraph" w:styleId="ListParagraph">
    <w:name w:val="List Paragraph"/>
    <w:basedOn w:val="Normal"/>
    <w:uiPriority w:val="34"/>
    <w:qFormat/>
    <w:rsid w:val="00356832"/>
    <w:pPr>
      <w:ind w:left="720"/>
    </w:pPr>
  </w:style>
  <w:style w:type="character" w:customStyle="1" w:styleId="Heading3Char">
    <w:name w:val="Heading 3 Char"/>
    <w:basedOn w:val="DefaultParagraphFont"/>
    <w:link w:val="Heading3"/>
    <w:uiPriority w:val="4"/>
    <w:rsid w:val="00E24EC6"/>
    <w:rPr>
      <w:rFonts w:ascii="Arial" w:eastAsiaTheme="majorEastAsia" w:hAnsi="Arial" w:cstheme="majorBidi"/>
      <w:b/>
      <w:kern w:val="28"/>
      <w:sz w:val="28"/>
      <w:szCs w:val="24"/>
      <w:lang w:eastAsia="ja-JP"/>
    </w:rPr>
  </w:style>
  <w:style w:type="character" w:customStyle="1" w:styleId="Heading4Char">
    <w:name w:val="Heading 4 Char"/>
    <w:basedOn w:val="DefaultParagraphFont"/>
    <w:link w:val="Heading4"/>
    <w:uiPriority w:val="4"/>
    <w:rsid w:val="00E24EC6"/>
    <w:rPr>
      <w:rFonts w:ascii="Arial" w:eastAsiaTheme="majorEastAsia" w:hAnsi="Arial" w:cstheme="majorBidi"/>
      <w:b/>
      <w:iCs/>
      <w:sz w:val="24"/>
      <w:szCs w:val="24"/>
      <w:lang w:eastAsia="ja-JP"/>
    </w:rPr>
  </w:style>
  <w:style w:type="character" w:customStyle="1" w:styleId="Heading5Char">
    <w:name w:val="Heading 5 Char"/>
    <w:basedOn w:val="DefaultParagraphFont"/>
    <w:link w:val="Heading5"/>
    <w:uiPriority w:val="4"/>
    <w:semiHidden/>
    <w:rsid w:val="00E24EC6"/>
    <w:rPr>
      <w:rFonts w:asciiTheme="majorHAnsi" w:eastAsiaTheme="majorEastAsia" w:hAnsiTheme="majorHAnsi" w:cstheme="majorBidi"/>
      <w:color w:val="2E74B5" w:themeColor="accent1" w:themeShade="BF"/>
      <w:sz w:val="24"/>
      <w:szCs w:val="24"/>
      <w:lang w:eastAsia="ja-JP"/>
    </w:rPr>
  </w:style>
  <w:style w:type="character" w:customStyle="1" w:styleId="Heading6Char">
    <w:name w:val="Heading 6 Char"/>
    <w:basedOn w:val="DefaultParagraphFont"/>
    <w:link w:val="Heading6"/>
    <w:uiPriority w:val="9"/>
    <w:semiHidden/>
    <w:rsid w:val="00E24EC6"/>
    <w:rPr>
      <w:rFonts w:asciiTheme="majorHAnsi" w:eastAsiaTheme="majorEastAsia" w:hAnsiTheme="majorHAnsi" w:cstheme="majorBidi"/>
      <w:color w:val="1F4D78" w:themeColor="accent1" w:themeShade="7F"/>
      <w:sz w:val="24"/>
      <w:szCs w:val="24"/>
      <w:lang w:eastAsia="ja-JP"/>
    </w:rPr>
  </w:style>
  <w:style w:type="character" w:customStyle="1" w:styleId="Heading7Char">
    <w:name w:val="Heading 7 Char"/>
    <w:basedOn w:val="DefaultParagraphFont"/>
    <w:link w:val="Heading7"/>
    <w:uiPriority w:val="9"/>
    <w:semiHidden/>
    <w:rsid w:val="00E24EC6"/>
    <w:rPr>
      <w:rFonts w:asciiTheme="majorHAnsi" w:eastAsiaTheme="majorEastAsia" w:hAnsiTheme="majorHAnsi" w:cstheme="majorBidi"/>
      <w:i/>
      <w:iCs/>
      <w:color w:val="1F4D78" w:themeColor="accent1" w:themeShade="7F"/>
      <w:sz w:val="24"/>
      <w:szCs w:val="24"/>
      <w:lang w:eastAsia="ja-JP"/>
    </w:rPr>
  </w:style>
  <w:style w:type="character" w:customStyle="1" w:styleId="Heading8Char">
    <w:name w:val="Heading 8 Char"/>
    <w:basedOn w:val="DefaultParagraphFont"/>
    <w:link w:val="Heading8"/>
    <w:uiPriority w:val="9"/>
    <w:semiHidden/>
    <w:rsid w:val="00E24EC6"/>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E24EC6"/>
    <w:rPr>
      <w:rFonts w:asciiTheme="majorHAnsi" w:eastAsiaTheme="majorEastAsia" w:hAnsiTheme="majorHAnsi" w:cstheme="majorBidi"/>
      <w:i/>
      <w:iCs/>
      <w:color w:val="272727" w:themeColor="text1" w:themeTint="D8"/>
      <w:sz w:val="21"/>
      <w:szCs w:val="21"/>
      <w:lang w:eastAsia="ja-JP"/>
    </w:rPr>
  </w:style>
  <w:style w:type="paragraph" w:styleId="BodyText">
    <w:name w:val="Body Text"/>
    <w:basedOn w:val="Normal"/>
    <w:link w:val="BodyTextChar"/>
    <w:uiPriority w:val="1"/>
    <w:qFormat/>
    <w:rsid w:val="00E24EC6"/>
    <w:pPr>
      <w:spacing w:after="360" w:line="360" w:lineRule="auto"/>
    </w:pPr>
  </w:style>
  <w:style w:type="character" w:customStyle="1" w:styleId="BodyTextChar">
    <w:name w:val="Body Text Char"/>
    <w:basedOn w:val="DefaultParagraphFont"/>
    <w:link w:val="BodyText"/>
    <w:uiPriority w:val="1"/>
    <w:rsid w:val="00E24EC6"/>
    <w:rPr>
      <w:rFonts w:ascii="Arial" w:eastAsiaTheme="minorEastAsia" w:hAnsi="Arial" w:cs="Arial"/>
      <w:sz w:val="24"/>
      <w:szCs w:val="24"/>
      <w:lang w:eastAsia="ja-JP"/>
    </w:rPr>
  </w:style>
  <w:style w:type="paragraph" w:styleId="Header">
    <w:name w:val="header"/>
    <w:basedOn w:val="Normal"/>
    <w:link w:val="HeaderChar"/>
    <w:uiPriority w:val="99"/>
    <w:rsid w:val="00481AA5"/>
    <w:pPr>
      <w:tabs>
        <w:tab w:val="center" w:pos="4394"/>
        <w:tab w:val="right" w:pos="8789"/>
      </w:tabs>
    </w:pPr>
  </w:style>
  <w:style w:type="character" w:customStyle="1" w:styleId="HeaderChar">
    <w:name w:val="Header Char"/>
    <w:basedOn w:val="DefaultParagraphFont"/>
    <w:link w:val="Header"/>
    <w:uiPriority w:val="99"/>
    <w:rsid w:val="00481AA5"/>
    <w:rPr>
      <w:rFonts w:ascii="Arial" w:hAnsi="Arial"/>
    </w:rPr>
  </w:style>
  <w:style w:type="paragraph" w:styleId="Footer">
    <w:name w:val="footer"/>
    <w:basedOn w:val="Normal"/>
    <w:link w:val="FooterChar"/>
    <w:uiPriority w:val="99"/>
    <w:rsid w:val="00481AA5"/>
    <w:pPr>
      <w:tabs>
        <w:tab w:val="center" w:pos="4394"/>
        <w:tab w:val="right" w:pos="8789"/>
      </w:tabs>
    </w:pPr>
    <w:rPr>
      <w:sz w:val="20"/>
    </w:rPr>
  </w:style>
  <w:style w:type="character" w:customStyle="1" w:styleId="FooterChar">
    <w:name w:val="Footer Char"/>
    <w:basedOn w:val="DefaultParagraphFont"/>
    <w:link w:val="Footer"/>
    <w:uiPriority w:val="99"/>
    <w:rsid w:val="00481AA5"/>
    <w:rPr>
      <w:rFonts w:ascii="Arial" w:hAnsi="Arial"/>
      <w:sz w:val="20"/>
    </w:rPr>
  </w:style>
  <w:style w:type="paragraph" w:styleId="Caption">
    <w:name w:val="caption"/>
    <w:basedOn w:val="Normal"/>
    <w:next w:val="BodyText"/>
    <w:uiPriority w:val="5"/>
    <w:qFormat/>
    <w:rsid w:val="00E24EC6"/>
    <w:pPr>
      <w:spacing w:before="120" w:after="0" w:line="240" w:lineRule="auto"/>
    </w:pPr>
    <w:rPr>
      <w:b/>
      <w:iCs/>
      <w:color w:val="44546A" w:themeColor="text2"/>
      <w:sz w:val="20"/>
      <w:szCs w:val="18"/>
    </w:rPr>
  </w:style>
  <w:style w:type="paragraph" w:customStyle="1" w:styleId="Caption2">
    <w:name w:val="Caption2"/>
    <w:basedOn w:val="Caption"/>
    <w:next w:val="BodyText"/>
    <w:uiPriority w:val="5"/>
    <w:qFormat/>
    <w:rsid w:val="00481AA5"/>
    <w:pPr>
      <w:spacing w:after="360"/>
    </w:pPr>
  </w:style>
  <w:style w:type="paragraph" w:customStyle="1" w:styleId="Captionspace">
    <w:name w:val="Captionspace"/>
    <w:basedOn w:val="Caption"/>
    <w:next w:val="BodyText"/>
    <w:uiPriority w:val="6"/>
    <w:qFormat/>
    <w:rsid w:val="00E24EC6"/>
    <w:pPr>
      <w:spacing w:before="0" w:after="160"/>
    </w:pPr>
    <w:rPr>
      <w:b w:val="0"/>
    </w:rPr>
  </w:style>
  <w:style w:type="character" w:styleId="EndnoteReference">
    <w:name w:val="endnote reference"/>
    <w:basedOn w:val="DefaultParagraphFont"/>
    <w:uiPriority w:val="99"/>
    <w:rsid w:val="00481AA5"/>
    <w:rPr>
      <w:rFonts w:ascii="Arial" w:hAnsi="Arial"/>
      <w:sz w:val="20"/>
      <w:vertAlign w:val="superscript"/>
    </w:rPr>
  </w:style>
  <w:style w:type="paragraph" w:styleId="EndnoteText">
    <w:name w:val="endnote text"/>
    <w:basedOn w:val="Normal"/>
    <w:link w:val="EndnoteTextChar"/>
    <w:uiPriority w:val="99"/>
    <w:rsid w:val="00481AA5"/>
    <w:pPr>
      <w:spacing w:after="120"/>
      <w:ind w:left="284" w:hanging="284"/>
    </w:pPr>
    <w:rPr>
      <w:sz w:val="20"/>
      <w:szCs w:val="20"/>
    </w:rPr>
  </w:style>
  <w:style w:type="character" w:customStyle="1" w:styleId="EndnoteTextChar">
    <w:name w:val="Endnote Text Char"/>
    <w:basedOn w:val="DefaultParagraphFont"/>
    <w:link w:val="EndnoteText"/>
    <w:uiPriority w:val="99"/>
    <w:rsid w:val="00481AA5"/>
    <w:rPr>
      <w:rFonts w:ascii="Arial" w:hAnsi="Arial"/>
      <w:sz w:val="20"/>
      <w:szCs w:val="20"/>
    </w:rPr>
  </w:style>
  <w:style w:type="character" w:styleId="FootnoteReference">
    <w:name w:val="footnote reference"/>
    <w:basedOn w:val="DefaultParagraphFont"/>
    <w:uiPriority w:val="99"/>
    <w:rsid w:val="00481AA5"/>
    <w:rPr>
      <w:rFonts w:ascii="Arial" w:hAnsi="Arial"/>
      <w:sz w:val="20"/>
      <w:vertAlign w:val="superscript"/>
    </w:rPr>
  </w:style>
  <w:style w:type="paragraph" w:styleId="FootnoteText">
    <w:name w:val="footnote text"/>
    <w:basedOn w:val="Normal"/>
    <w:link w:val="FootnoteTextChar"/>
    <w:uiPriority w:val="99"/>
    <w:rsid w:val="00481AA5"/>
    <w:pPr>
      <w:spacing w:after="120"/>
      <w:ind w:left="284" w:hanging="284"/>
    </w:pPr>
    <w:rPr>
      <w:sz w:val="20"/>
      <w:szCs w:val="20"/>
    </w:rPr>
  </w:style>
  <w:style w:type="character" w:customStyle="1" w:styleId="FootnoteTextChar">
    <w:name w:val="Footnote Text Char"/>
    <w:basedOn w:val="DefaultParagraphFont"/>
    <w:link w:val="FootnoteText"/>
    <w:uiPriority w:val="99"/>
    <w:rsid w:val="00481AA5"/>
    <w:rPr>
      <w:rFonts w:ascii="Arial" w:hAnsi="Arial"/>
      <w:sz w:val="20"/>
      <w:szCs w:val="20"/>
    </w:rPr>
  </w:style>
  <w:style w:type="character" w:styleId="PageNumber">
    <w:name w:val="page number"/>
    <w:basedOn w:val="DefaultParagraphFont"/>
    <w:uiPriority w:val="99"/>
    <w:rsid w:val="00481AA5"/>
    <w:rPr>
      <w:rFonts w:ascii="Arial" w:hAnsi="Arial"/>
      <w:sz w:val="20"/>
    </w:rPr>
  </w:style>
  <w:style w:type="paragraph" w:styleId="Quote">
    <w:name w:val="Quote"/>
    <w:basedOn w:val="Normal"/>
    <w:next w:val="BodyText"/>
    <w:link w:val="QuoteChar"/>
    <w:uiPriority w:val="29"/>
    <w:qFormat/>
    <w:rsid w:val="00E24EC6"/>
    <w:pPr>
      <w:spacing w:after="360" w:line="360" w:lineRule="auto"/>
      <w:ind w:left="567" w:right="567"/>
      <w:jc w:val="center"/>
    </w:pPr>
    <w:rPr>
      <w:iCs/>
      <w:color w:val="404040" w:themeColor="text1" w:themeTint="BF"/>
    </w:rPr>
  </w:style>
  <w:style w:type="character" w:customStyle="1" w:styleId="QuoteChar">
    <w:name w:val="Quote Char"/>
    <w:basedOn w:val="DefaultParagraphFont"/>
    <w:link w:val="Quote"/>
    <w:uiPriority w:val="29"/>
    <w:rsid w:val="00E24EC6"/>
    <w:rPr>
      <w:rFonts w:ascii="Arial" w:eastAsiaTheme="minorEastAsia" w:hAnsi="Arial" w:cs="Arial"/>
      <w:iCs/>
      <w:color w:val="404040" w:themeColor="text1" w:themeTint="BF"/>
      <w:sz w:val="24"/>
      <w:szCs w:val="24"/>
      <w:lang w:eastAsia="ja-JP"/>
    </w:rPr>
  </w:style>
  <w:style w:type="paragraph" w:styleId="Title">
    <w:name w:val="Title"/>
    <w:basedOn w:val="Heading1"/>
    <w:next w:val="BodyText"/>
    <w:link w:val="TitleChar"/>
    <w:uiPriority w:val="3"/>
    <w:qFormat/>
    <w:rsid w:val="00E24EC6"/>
    <w:pPr>
      <w:numPr>
        <w:ilvl w:val="7"/>
        <w:numId w:val="25"/>
      </w:numPr>
    </w:pPr>
    <w:rPr>
      <w:spacing w:val="-10"/>
      <w:szCs w:val="56"/>
    </w:rPr>
  </w:style>
  <w:style w:type="character" w:customStyle="1" w:styleId="TitleChar">
    <w:name w:val="Title Char"/>
    <w:basedOn w:val="DefaultParagraphFont"/>
    <w:link w:val="Title"/>
    <w:uiPriority w:val="3"/>
    <w:rsid w:val="00E24EC6"/>
    <w:rPr>
      <w:rFonts w:ascii="Arial" w:eastAsiaTheme="majorEastAsia" w:hAnsi="Arial" w:cstheme="majorBidi"/>
      <w:b/>
      <w:spacing w:val="-10"/>
      <w:kern w:val="28"/>
      <w:sz w:val="36"/>
      <w:szCs w:val="56"/>
      <w:lang w:eastAsia="ja-JP"/>
    </w:rPr>
  </w:style>
  <w:style w:type="paragraph" w:styleId="BalloonText">
    <w:name w:val="Balloon Text"/>
    <w:basedOn w:val="Normal"/>
    <w:link w:val="BalloonTextChar"/>
    <w:uiPriority w:val="99"/>
    <w:semiHidden/>
    <w:unhideWhenUsed/>
    <w:rsid w:val="00481AA5"/>
    <w:rPr>
      <w:rFonts w:ascii="Tahoma" w:hAnsi="Tahoma" w:cs="Tahoma"/>
      <w:sz w:val="16"/>
      <w:szCs w:val="16"/>
    </w:rPr>
  </w:style>
  <w:style w:type="character" w:customStyle="1" w:styleId="BalloonTextChar">
    <w:name w:val="Balloon Text Char"/>
    <w:basedOn w:val="DefaultParagraphFont"/>
    <w:link w:val="BalloonText"/>
    <w:uiPriority w:val="99"/>
    <w:semiHidden/>
    <w:rsid w:val="00481AA5"/>
    <w:rPr>
      <w:rFonts w:ascii="Tahoma" w:hAnsi="Tahoma" w:cs="Tahoma"/>
      <w:sz w:val="16"/>
      <w:szCs w:val="16"/>
    </w:rPr>
  </w:style>
  <w:style w:type="paragraph" w:customStyle="1" w:styleId="biblio">
    <w:name w:val="biblio"/>
    <w:basedOn w:val="BodyText"/>
    <w:rsid w:val="00481AA5"/>
    <w:pPr>
      <w:spacing w:line="240" w:lineRule="auto"/>
      <w:ind w:left="567" w:hanging="567"/>
    </w:pPr>
  </w:style>
  <w:style w:type="character" w:styleId="Hyperlink">
    <w:name w:val="Hyperlink"/>
    <w:basedOn w:val="DefaultParagraphFont"/>
    <w:uiPriority w:val="99"/>
    <w:unhideWhenUsed/>
    <w:rsid w:val="00481AA5"/>
    <w:rPr>
      <w:color w:val="0000FF"/>
      <w:u w:val="single"/>
    </w:rPr>
  </w:style>
  <w:style w:type="paragraph" w:styleId="NoSpacing">
    <w:name w:val="No Spacing"/>
    <w:uiPriority w:val="1"/>
    <w:rsid w:val="00481AA5"/>
    <w:pPr>
      <w:spacing w:after="0" w:line="240" w:lineRule="auto"/>
    </w:pPr>
    <w:rPr>
      <w:rFonts w:ascii="Calibri" w:eastAsia="Calibri" w:hAnsi="Calibri" w:cs="Times New Roman"/>
    </w:rPr>
  </w:style>
  <w:style w:type="table" w:styleId="TableGrid">
    <w:name w:val="Table Grid"/>
    <w:basedOn w:val="TableNormal"/>
    <w:uiPriority w:val="39"/>
    <w:rsid w:val="00452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721105"/>
    <w:pPr>
      <w:jc w:val="center"/>
    </w:pPr>
    <w:rPr>
      <w:rFonts w:ascii="Times New Roman" w:hAnsi="Times New Roman" w:cs="Times New Roman"/>
      <w:noProof/>
      <w:sz w:val="20"/>
      <w:lang w:val="en-US"/>
    </w:rPr>
  </w:style>
  <w:style w:type="character" w:customStyle="1" w:styleId="EndNoteBibliographyTitleChar">
    <w:name w:val="EndNote Bibliography Title Char"/>
    <w:basedOn w:val="DefaultParagraphFont"/>
    <w:link w:val="EndNoteBibliographyTitle"/>
    <w:rsid w:val="00721105"/>
    <w:rPr>
      <w:rFonts w:ascii="Times New Roman" w:eastAsiaTheme="minorEastAsia" w:hAnsi="Times New Roman" w:cs="Times New Roman"/>
      <w:noProof/>
      <w:sz w:val="20"/>
      <w:lang w:val="en-US" w:eastAsia="zh-CN"/>
    </w:rPr>
  </w:style>
  <w:style w:type="paragraph" w:customStyle="1" w:styleId="EndNoteBibliography">
    <w:name w:val="EndNote Bibliography"/>
    <w:basedOn w:val="Normal"/>
    <w:link w:val="EndNoteBibliographyChar"/>
    <w:rsid w:val="00721105"/>
    <w:pPr>
      <w:spacing w:line="240" w:lineRule="auto"/>
    </w:pPr>
    <w:rPr>
      <w:rFonts w:ascii="Times New Roman" w:hAnsi="Times New Roman" w:cs="Times New Roman"/>
      <w:noProof/>
      <w:sz w:val="20"/>
      <w:lang w:val="en-US"/>
    </w:rPr>
  </w:style>
  <w:style w:type="character" w:customStyle="1" w:styleId="EndNoteBibliographyChar">
    <w:name w:val="EndNote Bibliography Char"/>
    <w:basedOn w:val="DefaultParagraphFont"/>
    <w:link w:val="EndNoteBibliography"/>
    <w:rsid w:val="00721105"/>
    <w:rPr>
      <w:rFonts w:ascii="Times New Roman" w:eastAsiaTheme="minorEastAsia" w:hAnsi="Times New Roman" w:cs="Times New Roman"/>
      <w:noProof/>
      <w:sz w:val="20"/>
      <w:lang w:val="en-US" w:eastAsia="zh-CN"/>
    </w:rPr>
  </w:style>
  <w:style w:type="paragraph" w:styleId="NormalWeb">
    <w:name w:val="Normal (Web)"/>
    <w:basedOn w:val="Normal"/>
    <w:uiPriority w:val="99"/>
    <w:rsid w:val="00721105"/>
    <w:pPr>
      <w:suppressAutoHyphens/>
      <w:spacing w:before="280" w:after="280" w:line="240" w:lineRule="auto"/>
    </w:pPr>
    <w:rPr>
      <w:rFonts w:ascii="Arial Unicode MS" w:eastAsia="Arial Unicode MS" w:hAnsi="Arial Unicode MS" w:cs="Arial Unicode MS"/>
      <w:lang w:eastAsia="ar-SA"/>
    </w:rPr>
  </w:style>
  <w:style w:type="character" w:styleId="Emphasis">
    <w:name w:val="Emphasis"/>
    <w:basedOn w:val="DefaultParagraphFont"/>
    <w:uiPriority w:val="20"/>
    <w:qFormat/>
    <w:rsid w:val="003D54F7"/>
    <w:rPr>
      <w:i/>
      <w:iCs/>
    </w:rPr>
  </w:style>
  <w:style w:type="character" w:styleId="CommentReference">
    <w:name w:val="annotation reference"/>
    <w:basedOn w:val="DefaultParagraphFont"/>
    <w:uiPriority w:val="99"/>
    <w:semiHidden/>
    <w:unhideWhenUsed/>
    <w:rsid w:val="00317ACF"/>
    <w:rPr>
      <w:sz w:val="16"/>
      <w:szCs w:val="16"/>
    </w:rPr>
  </w:style>
  <w:style w:type="paragraph" w:styleId="CommentText">
    <w:name w:val="annotation text"/>
    <w:basedOn w:val="Normal"/>
    <w:link w:val="CommentTextChar"/>
    <w:uiPriority w:val="99"/>
    <w:unhideWhenUsed/>
    <w:rsid w:val="00317ACF"/>
    <w:pPr>
      <w:spacing w:line="240" w:lineRule="auto"/>
    </w:pPr>
    <w:rPr>
      <w:sz w:val="20"/>
      <w:szCs w:val="20"/>
    </w:rPr>
  </w:style>
  <w:style w:type="character" w:customStyle="1" w:styleId="CommentTextChar">
    <w:name w:val="Comment Text Char"/>
    <w:basedOn w:val="DefaultParagraphFont"/>
    <w:link w:val="CommentText"/>
    <w:uiPriority w:val="99"/>
    <w:rsid w:val="00317ACF"/>
    <w:rPr>
      <w:sz w:val="20"/>
      <w:szCs w:val="20"/>
    </w:rPr>
  </w:style>
  <w:style w:type="paragraph" w:styleId="CommentSubject">
    <w:name w:val="annotation subject"/>
    <w:basedOn w:val="CommentText"/>
    <w:next w:val="CommentText"/>
    <w:link w:val="CommentSubjectChar"/>
    <w:uiPriority w:val="99"/>
    <w:semiHidden/>
    <w:unhideWhenUsed/>
    <w:rsid w:val="00EA7EA0"/>
    <w:rPr>
      <w:b/>
      <w:bCs/>
    </w:rPr>
  </w:style>
  <w:style w:type="character" w:customStyle="1" w:styleId="CommentSubjectChar">
    <w:name w:val="Comment Subject Char"/>
    <w:basedOn w:val="CommentTextChar"/>
    <w:link w:val="CommentSubject"/>
    <w:uiPriority w:val="99"/>
    <w:semiHidden/>
    <w:rsid w:val="00EA7EA0"/>
    <w:rPr>
      <w:rFonts w:ascii="Arial" w:hAnsi="Arial"/>
      <w:b/>
      <w:bCs/>
      <w:sz w:val="20"/>
      <w:szCs w:val="20"/>
    </w:rPr>
  </w:style>
  <w:style w:type="table" w:styleId="PlainTable1">
    <w:name w:val="Plain Table 1"/>
    <w:basedOn w:val="TableNormal"/>
    <w:uiPriority w:val="41"/>
    <w:rsid w:val="001F64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0002D5"/>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E15D48"/>
    <w:pPr>
      <w:spacing w:after="0" w:line="240" w:lineRule="auto"/>
    </w:pPr>
  </w:style>
  <w:style w:type="table" w:styleId="TableGridLight">
    <w:name w:val="Grid Table Light"/>
    <w:basedOn w:val="TableNormal"/>
    <w:uiPriority w:val="40"/>
    <w:rsid w:val="00AE25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E255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467759"/>
  </w:style>
  <w:style w:type="character" w:customStyle="1" w:styleId="eop">
    <w:name w:val="eop"/>
    <w:basedOn w:val="DefaultParagraphFont"/>
    <w:rsid w:val="00467759"/>
  </w:style>
  <w:style w:type="character" w:styleId="UnresolvedMention">
    <w:name w:val="Unresolved Mention"/>
    <w:basedOn w:val="DefaultParagraphFont"/>
    <w:uiPriority w:val="99"/>
    <w:semiHidden/>
    <w:unhideWhenUsed/>
    <w:rsid w:val="00401820"/>
    <w:rPr>
      <w:color w:val="605E5C"/>
      <w:shd w:val="clear" w:color="auto" w:fill="E1DFDD"/>
    </w:rPr>
  </w:style>
  <w:style w:type="paragraph" w:customStyle="1" w:styleId="Caption20">
    <w:name w:val="Caption 2"/>
    <w:basedOn w:val="Caption"/>
    <w:next w:val="BodyText"/>
    <w:uiPriority w:val="5"/>
    <w:qFormat/>
    <w:rsid w:val="00E24EC6"/>
    <w:pPr>
      <w:spacing w:before="0" w:after="360"/>
    </w:pPr>
    <w:rPr>
      <w:b w:val="0"/>
    </w:rPr>
  </w:style>
  <w:style w:type="paragraph" w:customStyle="1" w:styleId="Appendix">
    <w:name w:val="Appendix"/>
    <w:basedOn w:val="Heading2"/>
    <w:next w:val="Normal"/>
    <w:uiPriority w:val="5"/>
    <w:qFormat/>
    <w:rsid w:val="00E24EC6"/>
    <w:pPr>
      <w:numPr>
        <w:ilvl w:val="8"/>
        <w:numId w:val="25"/>
      </w:numPr>
    </w:pPr>
  </w:style>
  <w:style w:type="paragraph" w:styleId="TOCHeading">
    <w:name w:val="TOC Heading"/>
    <w:next w:val="Normal"/>
    <w:uiPriority w:val="39"/>
    <w:unhideWhenUsed/>
    <w:qFormat/>
    <w:rsid w:val="00E24EC6"/>
    <w:rPr>
      <w:rFonts w:ascii="Arial" w:eastAsiaTheme="majorEastAsia" w:hAnsi="Arial" w:cstheme="majorBidi"/>
      <w:b/>
      <w:kern w:val="28"/>
      <w:sz w:val="36"/>
      <w:szCs w:val="32"/>
      <w:lang w:eastAsia="ja-JP"/>
    </w:rPr>
  </w:style>
  <w:style w:type="table" w:customStyle="1" w:styleId="Clearblackgrey">
    <w:name w:val="Clear black/grey"/>
    <w:basedOn w:val="TableNormal"/>
    <w:uiPriority w:val="99"/>
    <w:rsid w:val="00E24EC6"/>
    <w:pPr>
      <w:spacing w:after="0" w:line="240" w:lineRule="auto"/>
    </w:pPr>
    <w:rPr>
      <w:sz w:val="24"/>
      <w:szCs w:val="20"/>
      <w:lang w:eastAsia="en-GB"/>
    </w:rPr>
    <w:tblPr>
      <w:tblBorders>
        <w:insideH w:val="single" w:sz="4" w:space="0" w:color="A6A6A6" w:themeColor="background1" w:themeShade="A6"/>
        <w:insideV w:val="single" w:sz="4" w:space="0" w:color="A6A6A6" w:themeColor="background1" w:themeShade="A6"/>
      </w:tblBorders>
    </w:tblPr>
    <w:tblStylePr w:type="firstRow">
      <w:rPr>
        <w:rFonts w:asciiTheme="minorHAnsi" w:hAnsiTheme="minorHAnsi"/>
        <w:b/>
        <w:sz w:val="24"/>
      </w:rPr>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22195">
      <w:bodyDiv w:val="1"/>
      <w:marLeft w:val="0"/>
      <w:marRight w:val="0"/>
      <w:marTop w:val="0"/>
      <w:marBottom w:val="0"/>
      <w:divBdr>
        <w:top w:val="none" w:sz="0" w:space="0" w:color="auto"/>
        <w:left w:val="none" w:sz="0" w:space="0" w:color="auto"/>
        <w:bottom w:val="none" w:sz="0" w:space="0" w:color="auto"/>
        <w:right w:val="none" w:sz="0" w:space="0" w:color="auto"/>
      </w:divBdr>
      <w:divsChild>
        <w:div w:id="1610506083">
          <w:marLeft w:val="547"/>
          <w:marRight w:val="0"/>
          <w:marTop w:val="82"/>
          <w:marBottom w:val="0"/>
          <w:divBdr>
            <w:top w:val="none" w:sz="0" w:space="0" w:color="auto"/>
            <w:left w:val="none" w:sz="0" w:space="0" w:color="auto"/>
            <w:bottom w:val="none" w:sz="0" w:space="0" w:color="auto"/>
            <w:right w:val="none" w:sz="0" w:space="0" w:color="auto"/>
          </w:divBdr>
        </w:div>
      </w:divsChild>
    </w:div>
    <w:div w:id="137503933">
      <w:bodyDiv w:val="1"/>
      <w:marLeft w:val="0"/>
      <w:marRight w:val="0"/>
      <w:marTop w:val="0"/>
      <w:marBottom w:val="0"/>
      <w:divBdr>
        <w:top w:val="none" w:sz="0" w:space="0" w:color="auto"/>
        <w:left w:val="none" w:sz="0" w:space="0" w:color="auto"/>
        <w:bottom w:val="none" w:sz="0" w:space="0" w:color="auto"/>
        <w:right w:val="none" w:sz="0" w:space="0" w:color="auto"/>
      </w:divBdr>
      <w:divsChild>
        <w:div w:id="1692492974">
          <w:marLeft w:val="547"/>
          <w:marRight w:val="0"/>
          <w:marTop w:val="82"/>
          <w:marBottom w:val="0"/>
          <w:divBdr>
            <w:top w:val="none" w:sz="0" w:space="0" w:color="auto"/>
            <w:left w:val="none" w:sz="0" w:space="0" w:color="auto"/>
            <w:bottom w:val="none" w:sz="0" w:space="0" w:color="auto"/>
            <w:right w:val="none" w:sz="0" w:space="0" w:color="auto"/>
          </w:divBdr>
        </w:div>
      </w:divsChild>
    </w:div>
    <w:div w:id="345056893">
      <w:bodyDiv w:val="1"/>
      <w:marLeft w:val="0"/>
      <w:marRight w:val="0"/>
      <w:marTop w:val="0"/>
      <w:marBottom w:val="0"/>
      <w:divBdr>
        <w:top w:val="none" w:sz="0" w:space="0" w:color="auto"/>
        <w:left w:val="none" w:sz="0" w:space="0" w:color="auto"/>
        <w:bottom w:val="none" w:sz="0" w:space="0" w:color="auto"/>
        <w:right w:val="none" w:sz="0" w:space="0" w:color="auto"/>
      </w:divBdr>
    </w:div>
    <w:div w:id="374620762">
      <w:bodyDiv w:val="1"/>
      <w:marLeft w:val="0"/>
      <w:marRight w:val="0"/>
      <w:marTop w:val="0"/>
      <w:marBottom w:val="0"/>
      <w:divBdr>
        <w:top w:val="none" w:sz="0" w:space="0" w:color="auto"/>
        <w:left w:val="none" w:sz="0" w:space="0" w:color="auto"/>
        <w:bottom w:val="none" w:sz="0" w:space="0" w:color="auto"/>
        <w:right w:val="none" w:sz="0" w:space="0" w:color="auto"/>
      </w:divBdr>
      <w:divsChild>
        <w:div w:id="1850824193">
          <w:marLeft w:val="274"/>
          <w:marRight w:val="0"/>
          <w:marTop w:val="86"/>
          <w:marBottom w:val="0"/>
          <w:divBdr>
            <w:top w:val="none" w:sz="0" w:space="0" w:color="auto"/>
            <w:left w:val="none" w:sz="0" w:space="0" w:color="auto"/>
            <w:bottom w:val="none" w:sz="0" w:space="0" w:color="auto"/>
            <w:right w:val="none" w:sz="0" w:space="0" w:color="auto"/>
          </w:divBdr>
        </w:div>
      </w:divsChild>
    </w:div>
    <w:div w:id="378937622">
      <w:bodyDiv w:val="1"/>
      <w:marLeft w:val="0"/>
      <w:marRight w:val="0"/>
      <w:marTop w:val="0"/>
      <w:marBottom w:val="0"/>
      <w:divBdr>
        <w:top w:val="none" w:sz="0" w:space="0" w:color="auto"/>
        <w:left w:val="none" w:sz="0" w:space="0" w:color="auto"/>
        <w:bottom w:val="none" w:sz="0" w:space="0" w:color="auto"/>
        <w:right w:val="none" w:sz="0" w:space="0" w:color="auto"/>
      </w:divBdr>
    </w:div>
    <w:div w:id="457261513">
      <w:bodyDiv w:val="1"/>
      <w:marLeft w:val="0"/>
      <w:marRight w:val="0"/>
      <w:marTop w:val="0"/>
      <w:marBottom w:val="0"/>
      <w:divBdr>
        <w:top w:val="none" w:sz="0" w:space="0" w:color="auto"/>
        <w:left w:val="none" w:sz="0" w:space="0" w:color="auto"/>
        <w:bottom w:val="none" w:sz="0" w:space="0" w:color="auto"/>
        <w:right w:val="none" w:sz="0" w:space="0" w:color="auto"/>
      </w:divBdr>
      <w:divsChild>
        <w:div w:id="417869321">
          <w:marLeft w:val="547"/>
          <w:marRight w:val="0"/>
          <w:marTop w:val="96"/>
          <w:marBottom w:val="0"/>
          <w:divBdr>
            <w:top w:val="none" w:sz="0" w:space="0" w:color="auto"/>
            <w:left w:val="none" w:sz="0" w:space="0" w:color="auto"/>
            <w:bottom w:val="none" w:sz="0" w:space="0" w:color="auto"/>
            <w:right w:val="none" w:sz="0" w:space="0" w:color="auto"/>
          </w:divBdr>
        </w:div>
      </w:divsChild>
    </w:div>
    <w:div w:id="500976060">
      <w:bodyDiv w:val="1"/>
      <w:marLeft w:val="0"/>
      <w:marRight w:val="0"/>
      <w:marTop w:val="0"/>
      <w:marBottom w:val="0"/>
      <w:divBdr>
        <w:top w:val="none" w:sz="0" w:space="0" w:color="auto"/>
        <w:left w:val="none" w:sz="0" w:space="0" w:color="auto"/>
        <w:bottom w:val="none" w:sz="0" w:space="0" w:color="auto"/>
        <w:right w:val="none" w:sz="0" w:space="0" w:color="auto"/>
      </w:divBdr>
      <w:divsChild>
        <w:div w:id="558714756">
          <w:marLeft w:val="547"/>
          <w:marRight w:val="0"/>
          <w:marTop w:val="86"/>
          <w:marBottom w:val="0"/>
          <w:divBdr>
            <w:top w:val="none" w:sz="0" w:space="0" w:color="auto"/>
            <w:left w:val="none" w:sz="0" w:space="0" w:color="auto"/>
            <w:bottom w:val="none" w:sz="0" w:space="0" w:color="auto"/>
            <w:right w:val="none" w:sz="0" w:space="0" w:color="auto"/>
          </w:divBdr>
        </w:div>
      </w:divsChild>
    </w:div>
    <w:div w:id="568267271">
      <w:bodyDiv w:val="1"/>
      <w:marLeft w:val="0"/>
      <w:marRight w:val="0"/>
      <w:marTop w:val="0"/>
      <w:marBottom w:val="0"/>
      <w:divBdr>
        <w:top w:val="none" w:sz="0" w:space="0" w:color="auto"/>
        <w:left w:val="none" w:sz="0" w:space="0" w:color="auto"/>
        <w:bottom w:val="none" w:sz="0" w:space="0" w:color="auto"/>
        <w:right w:val="none" w:sz="0" w:space="0" w:color="auto"/>
      </w:divBdr>
    </w:div>
    <w:div w:id="646710234">
      <w:bodyDiv w:val="1"/>
      <w:marLeft w:val="0"/>
      <w:marRight w:val="0"/>
      <w:marTop w:val="0"/>
      <w:marBottom w:val="0"/>
      <w:divBdr>
        <w:top w:val="none" w:sz="0" w:space="0" w:color="auto"/>
        <w:left w:val="none" w:sz="0" w:space="0" w:color="auto"/>
        <w:bottom w:val="none" w:sz="0" w:space="0" w:color="auto"/>
        <w:right w:val="none" w:sz="0" w:space="0" w:color="auto"/>
      </w:divBdr>
    </w:div>
    <w:div w:id="654842706">
      <w:bodyDiv w:val="1"/>
      <w:marLeft w:val="0"/>
      <w:marRight w:val="0"/>
      <w:marTop w:val="0"/>
      <w:marBottom w:val="0"/>
      <w:divBdr>
        <w:top w:val="none" w:sz="0" w:space="0" w:color="auto"/>
        <w:left w:val="none" w:sz="0" w:space="0" w:color="auto"/>
        <w:bottom w:val="none" w:sz="0" w:space="0" w:color="auto"/>
        <w:right w:val="none" w:sz="0" w:space="0" w:color="auto"/>
      </w:divBdr>
    </w:div>
    <w:div w:id="737825888">
      <w:bodyDiv w:val="1"/>
      <w:marLeft w:val="0"/>
      <w:marRight w:val="0"/>
      <w:marTop w:val="0"/>
      <w:marBottom w:val="0"/>
      <w:divBdr>
        <w:top w:val="none" w:sz="0" w:space="0" w:color="auto"/>
        <w:left w:val="none" w:sz="0" w:space="0" w:color="auto"/>
        <w:bottom w:val="none" w:sz="0" w:space="0" w:color="auto"/>
        <w:right w:val="none" w:sz="0" w:space="0" w:color="auto"/>
      </w:divBdr>
    </w:div>
    <w:div w:id="739525588">
      <w:bodyDiv w:val="1"/>
      <w:marLeft w:val="0"/>
      <w:marRight w:val="0"/>
      <w:marTop w:val="0"/>
      <w:marBottom w:val="0"/>
      <w:divBdr>
        <w:top w:val="none" w:sz="0" w:space="0" w:color="auto"/>
        <w:left w:val="none" w:sz="0" w:space="0" w:color="auto"/>
        <w:bottom w:val="none" w:sz="0" w:space="0" w:color="auto"/>
        <w:right w:val="none" w:sz="0" w:space="0" w:color="auto"/>
      </w:divBdr>
    </w:div>
    <w:div w:id="796721573">
      <w:bodyDiv w:val="1"/>
      <w:marLeft w:val="0"/>
      <w:marRight w:val="0"/>
      <w:marTop w:val="0"/>
      <w:marBottom w:val="0"/>
      <w:divBdr>
        <w:top w:val="none" w:sz="0" w:space="0" w:color="auto"/>
        <w:left w:val="none" w:sz="0" w:space="0" w:color="auto"/>
        <w:bottom w:val="none" w:sz="0" w:space="0" w:color="auto"/>
        <w:right w:val="none" w:sz="0" w:space="0" w:color="auto"/>
      </w:divBdr>
      <w:divsChild>
        <w:div w:id="1867132158">
          <w:marLeft w:val="547"/>
          <w:marRight w:val="0"/>
          <w:marTop w:val="96"/>
          <w:marBottom w:val="0"/>
          <w:divBdr>
            <w:top w:val="none" w:sz="0" w:space="0" w:color="auto"/>
            <w:left w:val="none" w:sz="0" w:space="0" w:color="auto"/>
            <w:bottom w:val="none" w:sz="0" w:space="0" w:color="auto"/>
            <w:right w:val="none" w:sz="0" w:space="0" w:color="auto"/>
          </w:divBdr>
        </w:div>
        <w:div w:id="2039696260">
          <w:marLeft w:val="547"/>
          <w:marRight w:val="0"/>
          <w:marTop w:val="96"/>
          <w:marBottom w:val="0"/>
          <w:divBdr>
            <w:top w:val="none" w:sz="0" w:space="0" w:color="auto"/>
            <w:left w:val="none" w:sz="0" w:space="0" w:color="auto"/>
            <w:bottom w:val="none" w:sz="0" w:space="0" w:color="auto"/>
            <w:right w:val="none" w:sz="0" w:space="0" w:color="auto"/>
          </w:divBdr>
        </w:div>
        <w:div w:id="1295066656">
          <w:marLeft w:val="547"/>
          <w:marRight w:val="0"/>
          <w:marTop w:val="96"/>
          <w:marBottom w:val="0"/>
          <w:divBdr>
            <w:top w:val="none" w:sz="0" w:space="0" w:color="auto"/>
            <w:left w:val="none" w:sz="0" w:space="0" w:color="auto"/>
            <w:bottom w:val="none" w:sz="0" w:space="0" w:color="auto"/>
            <w:right w:val="none" w:sz="0" w:space="0" w:color="auto"/>
          </w:divBdr>
        </w:div>
        <w:div w:id="1684088546">
          <w:marLeft w:val="1166"/>
          <w:marRight w:val="0"/>
          <w:marTop w:val="96"/>
          <w:marBottom w:val="0"/>
          <w:divBdr>
            <w:top w:val="none" w:sz="0" w:space="0" w:color="auto"/>
            <w:left w:val="none" w:sz="0" w:space="0" w:color="auto"/>
            <w:bottom w:val="none" w:sz="0" w:space="0" w:color="auto"/>
            <w:right w:val="none" w:sz="0" w:space="0" w:color="auto"/>
          </w:divBdr>
        </w:div>
      </w:divsChild>
    </w:div>
    <w:div w:id="840899610">
      <w:bodyDiv w:val="1"/>
      <w:marLeft w:val="0"/>
      <w:marRight w:val="0"/>
      <w:marTop w:val="0"/>
      <w:marBottom w:val="0"/>
      <w:divBdr>
        <w:top w:val="none" w:sz="0" w:space="0" w:color="auto"/>
        <w:left w:val="none" w:sz="0" w:space="0" w:color="auto"/>
        <w:bottom w:val="none" w:sz="0" w:space="0" w:color="auto"/>
        <w:right w:val="none" w:sz="0" w:space="0" w:color="auto"/>
      </w:divBdr>
      <w:divsChild>
        <w:div w:id="416169656">
          <w:marLeft w:val="547"/>
          <w:marRight w:val="0"/>
          <w:marTop w:val="96"/>
          <w:marBottom w:val="0"/>
          <w:divBdr>
            <w:top w:val="none" w:sz="0" w:space="0" w:color="auto"/>
            <w:left w:val="none" w:sz="0" w:space="0" w:color="auto"/>
            <w:bottom w:val="none" w:sz="0" w:space="0" w:color="auto"/>
            <w:right w:val="none" w:sz="0" w:space="0" w:color="auto"/>
          </w:divBdr>
        </w:div>
      </w:divsChild>
    </w:div>
    <w:div w:id="846746743">
      <w:bodyDiv w:val="1"/>
      <w:marLeft w:val="0"/>
      <w:marRight w:val="0"/>
      <w:marTop w:val="0"/>
      <w:marBottom w:val="0"/>
      <w:divBdr>
        <w:top w:val="none" w:sz="0" w:space="0" w:color="auto"/>
        <w:left w:val="none" w:sz="0" w:space="0" w:color="auto"/>
        <w:bottom w:val="none" w:sz="0" w:space="0" w:color="auto"/>
        <w:right w:val="none" w:sz="0" w:space="0" w:color="auto"/>
      </w:divBdr>
      <w:divsChild>
        <w:div w:id="583800294">
          <w:marLeft w:val="547"/>
          <w:marRight w:val="0"/>
          <w:marTop w:val="96"/>
          <w:marBottom w:val="0"/>
          <w:divBdr>
            <w:top w:val="none" w:sz="0" w:space="0" w:color="auto"/>
            <w:left w:val="none" w:sz="0" w:space="0" w:color="auto"/>
            <w:bottom w:val="none" w:sz="0" w:space="0" w:color="auto"/>
            <w:right w:val="none" w:sz="0" w:space="0" w:color="auto"/>
          </w:divBdr>
        </w:div>
        <w:div w:id="871961995">
          <w:marLeft w:val="547"/>
          <w:marRight w:val="0"/>
          <w:marTop w:val="96"/>
          <w:marBottom w:val="0"/>
          <w:divBdr>
            <w:top w:val="none" w:sz="0" w:space="0" w:color="auto"/>
            <w:left w:val="none" w:sz="0" w:space="0" w:color="auto"/>
            <w:bottom w:val="none" w:sz="0" w:space="0" w:color="auto"/>
            <w:right w:val="none" w:sz="0" w:space="0" w:color="auto"/>
          </w:divBdr>
        </w:div>
        <w:div w:id="540286359">
          <w:marLeft w:val="547"/>
          <w:marRight w:val="0"/>
          <w:marTop w:val="96"/>
          <w:marBottom w:val="0"/>
          <w:divBdr>
            <w:top w:val="none" w:sz="0" w:space="0" w:color="auto"/>
            <w:left w:val="none" w:sz="0" w:space="0" w:color="auto"/>
            <w:bottom w:val="none" w:sz="0" w:space="0" w:color="auto"/>
            <w:right w:val="none" w:sz="0" w:space="0" w:color="auto"/>
          </w:divBdr>
        </w:div>
      </w:divsChild>
    </w:div>
    <w:div w:id="955058370">
      <w:bodyDiv w:val="1"/>
      <w:marLeft w:val="0"/>
      <w:marRight w:val="0"/>
      <w:marTop w:val="0"/>
      <w:marBottom w:val="0"/>
      <w:divBdr>
        <w:top w:val="none" w:sz="0" w:space="0" w:color="auto"/>
        <w:left w:val="none" w:sz="0" w:space="0" w:color="auto"/>
        <w:bottom w:val="none" w:sz="0" w:space="0" w:color="auto"/>
        <w:right w:val="none" w:sz="0" w:space="0" w:color="auto"/>
      </w:divBdr>
    </w:div>
    <w:div w:id="1056588175">
      <w:bodyDiv w:val="1"/>
      <w:marLeft w:val="0"/>
      <w:marRight w:val="0"/>
      <w:marTop w:val="0"/>
      <w:marBottom w:val="0"/>
      <w:divBdr>
        <w:top w:val="none" w:sz="0" w:space="0" w:color="auto"/>
        <w:left w:val="none" w:sz="0" w:space="0" w:color="auto"/>
        <w:bottom w:val="none" w:sz="0" w:space="0" w:color="auto"/>
        <w:right w:val="none" w:sz="0" w:space="0" w:color="auto"/>
      </w:divBdr>
      <w:divsChild>
        <w:div w:id="1720208174">
          <w:marLeft w:val="547"/>
          <w:marRight w:val="0"/>
          <w:marTop w:val="82"/>
          <w:marBottom w:val="0"/>
          <w:divBdr>
            <w:top w:val="none" w:sz="0" w:space="0" w:color="auto"/>
            <w:left w:val="none" w:sz="0" w:space="0" w:color="auto"/>
            <w:bottom w:val="none" w:sz="0" w:space="0" w:color="auto"/>
            <w:right w:val="none" w:sz="0" w:space="0" w:color="auto"/>
          </w:divBdr>
        </w:div>
      </w:divsChild>
    </w:div>
    <w:div w:id="1063483787">
      <w:bodyDiv w:val="1"/>
      <w:marLeft w:val="0"/>
      <w:marRight w:val="0"/>
      <w:marTop w:val="0"/>
      <w:marBottom w:val="0"/>
      <w:divBdr>
        <w:top w:val="none" w:sz="0" w:space="0" w:color="auto"/>
        <w:left w:val="none" w:sz="0" w:space="0" w:color="auto"/>
        <w:bottom w:val="none" w:sz="0" w:space="0" w:color="auto"/>
        <w:right w:val="none" w:sz="0" w:space="0" w:color="auto"/>
      </w:divBdr>
    </w:div>
    <w:div w:id="1083530530">
      <w:bodyDiv w:val="1"/>
      <w:marLeft w:val="0"/>
      <w:marRight w:val="0"/>
      <w:marTop w:val="0"/>
      <w:marBottom w:val="0"/>
      <w:divBdr>
        <w:top w:val="none" w:sz="0" w:space="0" w:color="auto"/>
        <w:left w:val="none" w:sz="0" w:space="0" w:color="auto"/>
        <w:bottom w:val="none" w:sz="0" w:space="0" w:color="auto"/>
        <w:right w:val="none" w:sz="0" w:space="0" w:color="auto"/>
      </w:divBdr>
    </w:div>
    <w:div w:id="1088386261">
      <w:bodyDiv w:val="1"/>
      <w:marLeft w:val="0"/>
      <w:marRight w:val="0"/>
      <w:marTop w:val="0"/>
      <w:marBottom w:val="0"/>
      <w:divBdr>
        <w:top w:val="none" w:sz="0" w:space="0" w:color="auto"/>
        <w:left w:val="none" w:sz="0" w:space="0" w:color="auto"/>
        <w:bottom w:val="none" w:sz="0" w:space="0" w:color="auto"/>
        <w:right w:val="none" w:sz="0" w:space="0" w:color="auto"/>
      </w:divBdr>
      <w:divsChild>
        <w:div w:id="321197365">
          <w:marLeft w:val="274"/>
          <w:marRight w:val="0"/>
          <w:marTop w:val="86"/>
          <w:marBottom w:val="0"/>
          <w:divBdr>
            <w:top w:val="none" w:sz="0" w:space="0" w:color="auto"/>
            <w:left w:val="none" w:sz="0" w:space="0" w:color="auto"/>
            <w:bottom w:val="none" w:sz="0" w:space="0" w:color="auto"/>
            <w:right w:val="none" w:sz="0" w:space="0" w:color="auto"/>
          </w:divBdr>
        </w:div>
        <w:div w:id="1721444123">
          <w:marLeft w:val="274"/>
          <w:marRight w:val="0"/>
          <w:marTop w:val="86"/>
          <w:marBottom w:val="0"/>
          <w:divBdr>
            <w:top w:val="none" w:sz="0" w:space="0" w:color="auto"/>
            <w:left w:val="none" w:sz="0" w:space="0" w:color="auto"/>
            <w:bottom w:val="none" w:sz="0" w:space="0" w:color="auto"/>
            <w:right w:val="none" w:sz="0" w:space="0" w:color="auto"/>
          </w:divBdr>
        </w:div>
        <w:div w:id="1306351347">
          <w:marLeft w:val="274"/>
          <w:marRight w:val="0"/>
          <w:marTop w:val="86"/>
          <w:marBottom w:val="0"/>
          <w:divBdr>
            <w:top w:val="none" w:sz="0" w:space="0" w:color="auto"/>
            <w:left w:val="none" w:sz="0" w:space="0" w:color="auto"/>
            <w:bottom w:val="none" w:sz="0" w:space="0" w:color="auto"/>
            <w:right w:val="none" w:sz="0" w:space="0" w:color="auto"/>
          </w:divBdr>
        </w:div>
      </w:divsChild>
    </w:div>
    <w:div w:id="1107848513">
      <w:bodyDiv w:val="1"/>
      <w:marLeft w:val="0"/>
      <w:marRight w:val="0"/>
      <w:marTop w:val="0"/>
      <w:marBottom w:val="0"/>
      <w:divBdr>
        <w:top w:val="none" w:sz="0" w:space="0" w:color="auto"/>
        <w:left w:val="none" w:sz="0" w:space="0" w:color="auto"/>
        <w:bottom w:val="none" w:sz="0" w:space="0" w:color="auto"/>
        <w:right w:val="none" w:sz="0" w:space="0" w:color="auto"/>
      </w:divBdr>
      <w:divsChild>
        <w:div w:id="28724374">
          <w:marLeft w:val="274"/>
          <w:marRight w:val="0"/>
          <w:marTop w:val="86"/>
          <w:marBottom w:val="0"/>
          <w:divBdr>
            <w:top w:val="none" w:sz="0" w:space="0" w:color="auto"/>
            <w:left w:val="none" w:sz="0" w:space="0" w:color="auto"/>
            <w:bottom w:val="none" w:sz="0" w:space="0" w:color="auto"/>
            <w:right w:val="none" w:sz="0" w:space="0" w:color="auto"/>
          </w:divBdr>
        </w:div>
      </w:divsChild>
    </w:div>
    <w:div w:id="1230844407">
      <w:bodyDiv w:val="1"/>
      <w:marLeft w:val="0"/>
      <w:marRight w:val="0"/>
      <w:marTop w:val="0"/>
      <w:marBottom w:val="0"/>
      <w:divBdr>
        <w:top w:val="none" w:sz="0" w:space="0" w:color="auto"/>
        <w:left w:val="none" w:sz="0" w:space="0" w:color="auto"/>
        <w:bottom w:val="none" w:sz="0" w:space="0" w:color="auto"/>
        <w:right w:val="none" w:sz="0" w:space="0" w:color="auto"/>
      </w:divBdr>
    </w:div>
    <w:div w:id="1310285250">
      <w:bodyDiv w:val="1"/>
      <w:marLeft w:val="0"/>
      <w:marRight w:val="0"/>
      <w:marTop w:val="0"/>
      <w:marBottom w:val="0"/>
      <w:divBdr>
        <w:top w:val="none" w:sz="0" w:space="0" w:color="auto"/>
        <w:left w:val="none" w:sz="0" w:space="0" w:color="auto"/>
        <w:bottom w:val="none" w:sz="0" w:space="0" w:color="auto"/>
        <w:right w:val="none" w:sz="0" w:space="0" w:color="auto"/>
      </w:divBdr>
    </w:div>
    <w:div w:id="1371567807">
      <w:bodyDiv w:val="1"/>
      <w:marLeft w:val="0"/>
      <w:marRight w:val="0"/>
      <w:marTop w:val="0"/>
      <w:marBottom w:val="0"/>
      <w:divBdr>
        <w:top w:val="none" w:sz="0" w:space="0" w:color="auto"/>
        <w:left w:val="none" w:sz="0" w:space="0" w:color="auto"/>
        <w:bottom w:val="none" w:sz="0" w:space="0" w:color="auto"/>
        <w:right w:val="none" w:sz="0" w:space="0" w:color="auto"/>
      </w:divBdr>
      <w:divsChild>
        <w:div w:id="159542397">
          <w:marLeft w:val="274"/>
          <w:marRight w:val="0"/>
          <w:marTop w:val="86"/>
          <w:marBottom w:val="0"/>
          <w:divBdr>
            <w:top w:val="none" w:sz="0" w:space="0" w:color="auto"/>
            <w:left w:val="none" w:sz="0" w:space="0" w:color="auto"/>
            <w:bottom w:val="none" w:sz="0" w:space="0" w:color="auto"/>
            <w:right w:val="none" w:sz="0" w:space="0" w:color="auto"/>
          </w:divBdr>
        </w:div>
        <w:div w:id="1940723091">
          <w:marLeft w:val="274"/>
          <w:marRight w:val="0"/>
          <w:marTop w:val="86"/>
          <w:marBottom w:val="0"/>
          <w:divBdr>
            <w:top w:val="none" w:sz="0" w:space="0" w:color="auto"/>
            <w:left w:val="none" w:sz="0" w:space="0" w:color="auto"/>
            <w:bottom w:val="none" w:sz="0" w:space="0" w:color="auto"/>
            <w:right w:val="none" w:sz="0" w:space="0" w:color="auto"/>
          </w:divBdr>
        </w:div>
        <w:div w:id="333075898">
          <w:marLeft w:val="274"/>
          <w:marRight w:val="0"/>
          <w:marTop w:val="86"/>
          <w:marBottom w:val="0"/>
          <w:divBdr>
            <w:top w:val="none" w:sz="0" w:space="0" w:color="auto"/>
            <w:left w:val="none" w:sz="0" w:space="0" w:color="auto"/>
            <w:bottom w:val="none" w:sz="0" w:space="0" w:color="auto"/>
            <w:right w:val="none" w:sz="0" w:space="0" w:color="auto"/>
          </w:divBdr>
        </w:div>
      </w:divsChild>
    </w:div>
    <w:div w:id="1475678305">
      <w:bodyDiv w:val="1"/>
      <w:marLeft w:val="0"/>
      <w:marRight w:val="0"/>
      <w:marTop w:val="0"/>
      <w:marBottom w:val="0"/>
      <w:divBdr>
        <w:top w:val="none" w:sz="0" w:space="0" w:color="auto"/>
        <w:left w:val="none" w:sz="0" w:space="0" w:color="auto"/>
        <w:bottom w:val="none" w:sz="0" w:space="0" w:color="auto"/>
        <w:right w:val="none" w:sz="0" w:space="0" w:color="auto"/>
      </w:divBdr>
      <w:divsChild>
        <w:div w:id="1481532305">
          <w:marLeft w:val="547"/>
          <w:marRight w:val="0"/>
          <w:marTop w:val="82"/>
          <w:marBottom w:val="0"/>
          <w:divBdr>
            <w:top w:val="none" w:sz="0" w:space="0" w:color="auto"/>
            <w:left w:val="none" w:sz="0" w:space="0" w:color="auto"/>
            <w:bottom w:val="none" w:sz="0" w:space="0" w:color="auto"/>
            <w:right w:val="none" w:sz="0" w:space="0" w:color="auto"/>
          </w:divBdr>
        </w:div>
      </w:divsChild>
    </w:div>
    <w:div w:id="1515459239">
      <w:bodyDiv w:val="1"/>
      <w:marLeft w:val="0"/>
      <w:marRight w:val="0"/>
      <w:marTop w:val="0"/>
      <w:marBottom w:val="0"/>
      <w:divBdr>
        <w:top w:val="none" w:sz="0" w:space="0" w:color="auto"/>
        <w:left w:val="none" w:sz="0" w:space="0" w:color="auto"/>
        <w:bottom w:val="none" w:sz="0" w:space="0" w:color="auto"/>
        <w:right w:val="none" w:sz="0" w:space="0" w:color="auto"/>
      </w:divBdr>
      <w:divsChild>
        <w:div w:id="1765108616">
          <w:marLeft w:val="547"/>
          <w:marRight w:val="0"/>
          <w:marTop w:val="96"/>
          <w:marBottom w:val="0"/>
          <w:divBdr>
            <w:top w:val="none" w:sz="0" w:space="0" w:color="auto"/>
            <w:left w:val="none" w:sz="0" w:space="0" w:color="auto"/>
            <w:bottom w:val="none" w:sz="0" w:space="0" w:color="auto"/>
            <w:right w:val="none" w:sz="0" w:space="0" w:color="auto"/>
          </w:divBdr>
        </w:div>
      </w:divsChild>
    </w:div>
    <w:div w:id="1769278426">
      <w:bodyDiv w:val="1"/>
      <w:marLeft w:val="0"/>
      <w:marRight w:val="0"/>
      <w:marTop w:val="0"/>
      <w:marBottom w:val="0"/>
      <w:divBdr>
        <w:top w:val="none" w:sz="0" w:space="0" w:color="auto"/>
        <w:left w:val="none" w:sz="0" w:space="0" w:color="auto"/>
        <w:bottom w:val="none" w:sz="0" w:space="0" w:color="auto"/>
        <w:right w:val="none" w:sz="0" w:space="0" w:color="auto"/>
      </w:divBdr>
      <w:divsChild>
        <w:div w:id="290521214">
          <w:marLeft w:val="0"/>
          <w:marRight w:val="0"/>
          <w:marTop w:val="0"/>
          <w:marBottom w:val="0"/>
          <w:divBdr>
            <w:top w:val="none" w:sz="0" w:space="0" w:color="auto"/>
            <w:left w:val="none" w:sz="0" w:space="0" w:color="auto"/>
            <w:bottom w:val="none" w:sz="0" w:space="0" w:color="auto"/>
            <w:right w:val="none" w:sz="0" w:space="0" w:color="auto"/>
          </w:divBdr>
          <w:divsChild>
            <w:div w:id="1727146464">
              <w:marLeft w:val="0"/>
              <w:marRight w:val="0"/>
              <w:marTop w:val="0"/>
              <w:marBottom w:val="0"/>
              <w:divBdr>
                <w:top w:val="none" w:sz="0" w:space="0" w:color="auto"/>
                <w:left w:val="none" w:sz="0" w:space="0" w:color="auto"/>
                <w:bottom w:val="none" w:sz="0" w:space="0" w:color="auto"/>
                <w:right w:val="none" w:sz="0" w:space="0" w:color="auto"/>
              </w:divBdr>
              <w:divsChild>
                <w:div w:id="2052655371">
                  <w:marLeft w:val="0"/>
                  <w:marRight w:val="0"/>
                  <w:marTop w:val="480"/>
                  <w:marBottom w:val="0"/>
                  <w:divBdr>
                    <w:top w:val="none" w:sz="0" w:space="0" w:color="auto"/>
                    <w:left w:val="none" w:sz="0" w:space="0" w:color="auto"/>
                    <w:bottom w:val="none" w:sz="0" w:space="0" w:color="auto"/>
                    <w:right w:val="none" w:sz="0" w:space="0" w:color="auto"/>
                  </w:divBdr>
                  <w:divsChild>
                    <w:div w:id="1632860799">
                      <w:marLeft w:val="0"/>
                      <w:marRight w:val="0"/>
                      <w:marTop w:val="0"/>
                      <w:marBottom w:val="0"/>
                      <w:divBdr>
                        <w:top w:val="none" w:sz="0" w:space="0" w:color="auto"/>
                        <w:left w:val="none" w:sz="0" w:space="0" w:color="auto"/>
                        <w:bottom w:val="none" w:sz="0" w:space="0" w:color="auto"/>
                        <w:right w:val="none" w:sz="0" w:space="0" w:color="auto"/>
                      </w:divBdr>
                      <w:divsChild>
                        <w:div w:id="30686872">
                          <w:marLeft w:val="0"/>
                          <w:marRight w:val="0"/>
                          <w:marTop w:val="0"/>
                          <w:marBottom w:val="0"/>
                          <w:divBdr>
                            <w:top w:val="none" w:sz="0" w:space="0" w:color="auto"/>
                            <w:left w:val="none" w:sz="0" w:space="0" w:color="auto"/>
                            <w:bottom w:val="none" w:sz="0" w:space="0" w:color="auto"/>
                            <w:right w:val="none" w:sz="0" w:space="0" w:color="auto"/>
                          </w:divBdr>
                          <w:divsChild>
                            <w:div w:id="1319920914">
                              <w:marLeft w:val="150"/>
                              <w:marRight w:val="150"/>
                              <w:marTop w:val="150"/>
                              <w:marBottom w:val="150"/>
                              <w:divBdr>
                                <w:top w:val="none" w:sz="0" w:space="0" w:color="auto"/>
                                <w:left w:val="none" w:sz="0" w:space="0" w:color="auto"/>
                                <w:bottom w:val="none" w:sz="0" w:space="0" w:color="auto"/>
                                <w:right w:val="none" w:sz="0" w:space="0" w:color="auto"/>
                              </w:divBdr>
                              <w:divsChild>
                                <w:div w:id="262959261">
                                  <w:marLeft w:val="0"/>
                                  <w:marRight w:val="0"/>
                                  <w:marTop w:val="0"/>
                                  <w:marBottom w:val="0"/>
                                  <w:divBdr>
                                    <w:top w:val="none" w:sz="0" w:space="0" w:color="auto"/>
                                    <w:left w:val="none" w:sz="0" w:space="0" w:color="auto"/>
                                    <w:bottom w:val="none" w:sz="0" w:space="0" w:color="auto"/>
                                    <w:right w:val="none" w:sz="0" w:space="0" w:color="auto"/>
                                  </w:divBdr>
                                  <w:divsChild>
                                    <w:div w:id="5098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5219311">
      <w:bodyDiv w:val="1"/>
      <w:marLeft w:val="0"/>
      <w:marRight w:val="0"/>
      <w:marTop w:val="0"/>
      <w:marBottom w:val="0"/>
      <w:divBdr>
        <w:top w:val="none" w:sz="0" w:space="0" w:color="auto"/>
        <w:left w:val="none" w:sz="0" w:space="0" w:color="auto"/>
        <w:bottom w:val="none" w:sz="0" w:space="0" w:color="auto"/>
        <w:right w:val="none" w:sz="0" w:space="0" w:color="auto"/>
      </w:divBdr>
    </w:div>
    <w:div w:id="1815414982">
      <w:bodyDiv w:val="1"/>
      <w:marLeft w:val="0"/>
      <w:marRight w:val="0"/>
      <w:marTop w:val="0"/>
      <w:marBottom w:val="0"/>
      <w:divBdr>
        <w:top w:val="none" w:sz="0" w:space="0" w:color="auto"/>
        <w:left w:val="none" w:sz="0" w:space="0" w:color="auto"/>
        <w:bottom w:val="none" w:sz="0" w:space="0" w:color="auto"/>
        <w:right w:val="none" w:sz="0" w:space="0" w:color="auto"/>
      </w:divBdr>
      <w:divsChild>
        <w:div w:id="762067478">
          <w:marLeft w:val="274"/>
          <w:marRight w:val="0"/>
          <w:marTop w:val="86"/>
          <w:marBottom w:val="0"/>
          <w:divBdr>
            <w:top w:val="none" w:sz="0" w:space="0" w:color="auto"/>
            <w:left w:val="none" w:sz="0" w:space="0" w:color="auto"/>
            <w:bottom w:val="none" w:sz="0" w:space="0" w:color="auto"/>
            <w:right w:val="none" w:sz="0" w:space="0" w:color="auto"/>
          </w:divBdr>
        </w:div>
      </w:divsChild>
    </w:div>
    <w:div w:id="1847667544">
      <w:bodyDiv w:val="1"/>
      <w:marLeft w:val="0"/>
      <w:marRight w:val="0"/>
      <w:marTop w:val="0"/>
      <w:marBottom w:val="0"/>
      <w:divBdr>
        <w:top w:val="none" w:sz="0" w:space="0" w:color="auto"/>
        <w:left w:val="none" w:sz="0" w:space="0" w:color="auto"/>
        <w:bottom w:val="none" w:sz="0" w:space="0" w:color="auto"/>
        <w:right w:val="none" w:sz="0" w:space="0" w:color="auto"/>
      </w:divBdr>
    </w:div>
    <w:div w:id="1864443569">
      <w:bodyDiv w:val="1"/>
      <w:marLeft w:val="0"/>
      <w:marRight w:val="0"/>
      <w:marTop w:val="0"/>
      <w:marBottom w:val="0"/>
      <w:divBdr>
        <w:top w:val="none" w:sz="0" w:space="0" w:color="auto"/>
        <w:left w:val="none" w:sz="0" w:space="0" w:color="auto"/>
        <w:bottom w:val="none" w:sz="0" w:space="0" w:color="auto"/>
        <w:right w:val="none" w:sz="0" w:space="0" w:color="auto"/>
      </w:divBdr>
    </w:div>
    <w:div w:id="1950308890">
      <w:bodyDiv w:val="1"/>
      <w:marLeft w:val="0"/>
      <w:marRight w:val="0"/>
      <w:marTop w:val="0"/>
      <w:marBottom w:val="0"/>
      <w:divBdr>
        <w:top w:val="none" w:sz="0" w:space="0" w:color="auto"/>
        <w:left w:val="none" w:sz="0" w:space="0" w:color="auto"/>
        <w:bottom w:val="none" w:sz="0" w:space="0" w:color="auto"/>
        <w:right w:val="none" w:sz="0" w:space="0" w:color="auto"/>
      </w:divBdr>
      <w:divsChild>
        <w:div w:id="961613024">
          <w:marLeft w:val="274"/>
          <w:marRight w:val="0"/>
          <w:marTop w:val="86"/>
          <w:marBottom w:val="0"/>
          <w:divBdr>
            <w:top w:val="none" w:sz="0" w:space="0" w:color="auto"/>
            <w:left w:val="none" w:sz="0" w:space="0" w:color="auto"/>
            <w:bottom w:val="none" w:sz="0" w:space="0" w:color="auto"/>
            <w:right w:val="none" w:sz="0" w:space="0" w:color="auto"/>
          </w:divBdr>
        </w:div>
      </w:divsChild>
    </w:div>
    <w:div w:id="1969234565">
      <w:bodyDiv w:val="1"/>
      <w:marLeft w:val="0"/>
      <w:marRight w:val="0"/>
      <w:marTop w:val="0"/>
      <w:marBottom w:val="0"/>
      <w:divBdr>
        <w:top w:val="none" w:sz="0" w:space="0" w:color="auto"/>
        <w:left w:val="none" w:sz="0" w:space="0" w:color="auto"/>
        <w:bottom w:val="none" w:sz="0" w:space="0" w:color="auto"/>
        <w:right w:val="none" w:sz="0" w:space="0" w:color="auto"/>
      </w:divBdr>
      <w:divsChild>
        <w:div w:id="794059659">
          <w:marLeft w:val="547"/>
          <w:marRight w:val="0"/>
          <w:marTop w:val="96"/>
          <w:marBottom w:val="0"/>
          <w:divBdr>
            <w:top w:val="none" w:sz="0" w:space="0" w:color="auto"/>
            <w:left w:val="none" w:sz="0" w:space="0" w:color="auto"/>
            <w:bottom w:val="none" w:sz="0" w:space="0" w:color="auto"/>
            <w:right w:val="none" w:sz="0" w:space="0" w:color="auto"/>
          </w:divBdr>
        </w:div>
      </w:divsChild>
    </w:div>
    <w:div w:id="1992978442">
      <w:bodyDiv w:val="1"/>
      <w:marLeft w:val="0"/>
      <w:marRight w:val="0"/>
      <w:marTop w:val="0"/>
      <w:marBottom w:val="0"/>
      <w:divBdr>
        <w:top w:val="none" w:sz="0" w:space="0" w:color="auto"/>
        <w:left w:val="none" w:sz="0" w:space="0" w:color="auto"/>
        <w:bottom w:val="none" w:sz="0" w:space="0" w:color="auto"/>
        <w:right w:val="none" w:sz="0" w:space="0" w:color="auto"/>
      </w:divBdr>
    </w:div>
    <w:div w:id="2040467884">
      <w:bodyDiv w:val="1"/>
      <w:marLeft w:val="0"/>
      <w:marRight w:val="0"/>
      <w:marTop w:val="0"/>
      <w:marBottom w:val="0"/>
      <w:divBdr>
        <w:top w:val="none" w:sz="0" w:space="0" w:color="auto"/>
        <w:left w:val="none" w:sz="0" w:space="0" w:color="auto"/>
        <w:bottom w:val="none" w:sz="0" w:space="0" w:color="auto"/>
        <w:right w:val="none" w:sz="0" w:space="0" w:color="auto"/>
      </w:divBdr>
      <w:divsChild>
        <w:div w:id="96678822">
          <w:marLeft w:val="547"/>
          <w:marRight w:val="0"/>
          <w:marTop w:val="86"/>
          <w:marBottom w:val="0"/>
          <w:divBdr>
            <w:top w:val="none" w:sz="0" w:space="0" w:color="auto"/>
            <w:left w:val="none" w:sz="0" w:space="0" w:color="auto"/>
            <w:bottom w:val="none" w:sz="0" w:space="0" w:color="auto"/>
            <w:right w:val="none" w:sz="0" w:space="0" w:color="auto"/>
          </w:divBdr>
        </w:div>
      </w:divsChild>
    </w:div>
    <w:div w:id="213774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0AC046D158EE4DB937DA9A56D27D1C" ma:contentTypeVersion="13" ma:contentTypeDescription="Create a new document." ma:contentTypeScope="" ma:versionID="fd7b4cd796765eb0512b0d3f9b157731">
  <xsd:schema xmlns:xsd="http://www.w3.org/2001/XMLSchema" xmlns:xs="http://www.w3.org/2001/XMLSchema" xmlns:p="http://schemas.microsoft.com/office/2006/metadata/properties" xmlns:ns3="b24ac480-a0b1-4388-a6cd-cfb001cdf6c7" xmlns:ns4="e7d8f92c-3952-4b7d-acc4-88cf8f2f7888" targetNamespace="http://schemas.microsoft.com/office/2006/metadata/properties" ma:root="true" ma:fieldsID="a829824c4f8f29374fca99920572b7bd" ns3:_="" ns4:_="">
    <xsd:import namespace="b24ac480-a0b1-4388-a6cd-cfb001cdf6c7"/>
    <xsd:import namespace="e7d8f92c-3952-4b7d-acc4-88cf8f2f78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4ac480-a0b1-4388-a6cd-cfb001cdf6c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d8f92c-3952-4b7d-acc4-88cf8f2f788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9CA6D-BDFA-477E-8A19-9A2C8165868D}">
  <ds:schemaRefs>
    <ds:schemaRef ds:uri="http://schemas.microsoft.com/sharepoint/v3/contenttype/forms"/>
  </ds:schemaRefs>
</ds:datastoreItem>
</file>

<file path=customXml/itemProps2.xml><?xml version="1.0" encoding="utf-8"?>
<ds:datastoreItem xmlns:ds="http://schemas.openxmlformats.org/officeDocument/2006/customXml" ds:itemID="{D3C8D481-FBA0-4ED6-ABF8-717A866627B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BDFEFE-65AE-420F-8B54-6AFF68D5C2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4ac480-a0b1-4388-a6cd-cfb001cdf6c7"/>
    <ds:schemaRef ds:uri="e7d8f92c-3952-4b7d-acc4-88cf8f2f7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ABBBFC-3F42-4BEE-B30B-8E134D4DD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6B27BAB5.dotm</Template>
  <TotalTime>98</TotalTime>
  <Pages>17</Pages>
  <Words>5488</Words>
  <Characters>31288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36703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Marissa Smith (student)</dc:creator>
  <cp:keywords/>
  <dc:description/>
  <cp:lastModifiedBy>Andrew Baxter (student)</cp:lastModifiedBy>
  <cp:revision>44</cp:revision>
  <cp:lastPrinted>2019-09-27T14:35:00Z</cp:lastPrinted>
  <dcterms:created xsi:type="dcterms:W3CDTF">2020-02-14T14:24:00Z</dcterms:created>
  <dcterms:modified xsi:type="dcterms:W3CDTF">2020-02-14T15:58:00Z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0x0101004E0AC046D158EE4DB937DA9A56D27D1C</vt:lpwstr>
  </property>
</Properties>
</file>